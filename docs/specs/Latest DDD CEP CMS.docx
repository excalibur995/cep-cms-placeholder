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3C54" w:rsidR="471C586A" w:rsidP="009B5645" w:rsidRDefault="471C586A" w14:paraId="41BCE7FA" w14:textId="181F2198">
      <w:pPr>
        <w:keepNext/>
        <w:keepLines/>
        <w:spacing w:after="60"/>
        <w:jc w:val="center"/>
        <w:rPr>
          <w:rFonts w:eastAsia="Arial" w:cs="Arial"/>
          <w:color w:val="000000" w:themeColor="text1"/>
          <w:sz w:val="84"/>
          <w:szCs w:val="84"/>
        </w:rPr>
      </w:pPr>
    </w:p>
    <w:p w:rsidRPr="00DD3C54" w:rsidR="471C586A" w:rsidP="471C586A" w:rsidRDefault="471C586A" w14:paraId="309B5226" w14:textId="13120CCE">
      <w:pPr>
        <w:jc w:val="both"/>
        <w:rPr>
          <w:rFonts w:eastAsia="Arial" w:cs="Arial"/>
          <w:color w:val="000000" w:themeColor="text1"/>
          <w:sz w:val="28"/>
          <w:szCs w:val="28"/>
        </w:rPr>
      </w:pPr>
    </w:p>
    <w:p w:rsidRPr="00DD3C54" w:rsidR="471C586A" w:rsidP="471C586A" w:rsidRDefault="471C586A" w14:paraId="5DA5A31A" w14:textId="632ED99D">
      <w:pPr>
        <w:jc w:val="both"/>
        <w:rPr>
          <w:rFonts w:eastAsia="Arial" w:cs="Arial"/>
          <w:color w:val="000000" w:themeColor="text1"/>
          <w:sz w:val="28"/>
          <w:szCs w:val="28"/>
        </w:rPr>
      </w:pPr>
    </w:p>
    <w:p w:rsidRPr="00DD3C54" w:rsidR="471C586A" w:rsidP="471C586A" w:rsidRDefault="471C586A" w14:paraId="68F1F06B" w14:textId="7DB2F466">
      <w:pPr>
        <w:jc w:val="both"/>
        <w:rPr>
          <w:rFonts w:eastAsia="Arial" w:cs="Arial"/>
          <w:color w:val="000000" w:themeColor="text1"/>
          <w:sz w:val="28"/>
          <w:szCs w:val="28"/>
        </w:rPr>
      </w:pPr>
    </w:p>
    <w:p w:rsidRPr="00DD3C54" w:rsidR="471C586A" w:rsidP="471C586A" w:rsidRDefault="471C586A" w14:paraId="3D60E946" w14:textId="74962EC5">
      <w:pPr>
        <w:jc w:val="both"/>
        <w:rPr>
          <w:rFonts w:eastAsia="Arial" w:cs="Arial"/>
          <w:color w:val="000000" w:themeColor="text1"/>
          <w:sz w:val="28"/>
          <w:szCs w:val="28"/>
        </w:rPr>
      </w:pPr>
    </w:p>
    <w:p w:rsidRPr="00DD3C54" w:rsidR="471C586A" w:rsidP="471C586A" w:rsidRDefault="471C586A" w14:paraId="1C0E24E7" w14:textId="09B37820">
      <w:pPr>
        <w:jc w:val="both"/>
        <w:rPr>
          <w:rFonts w:eastAsia="Arial" w:cs="Arial"/>
          <w:color w:val="000000" w:themeColor="text1"/>
          <w:sz w:val="28"/>
          <w:szCs w:val="28"/>
        </w:rPr>
      </w:pPr>
    </w:p>
    <w:p w:rsidRPr="00DD3C54" w:rsidR="471C586A" w:rsidP="471C586A" w:rsidRDefault="471C586A" w14:paraId="38AFB2A7" w14:textId="35059F03">
      <w:pPr>
        <w:jc w:val="both"/>
        <w:rPr>
          <w:rFonts w:eastAsia="Arial" w:cs="Arial"/>
          <w:color w:val="000000" w:themeColor="text1"/>
          <w:sz w:val="28"/>
          <w:szCs w:val="28"/>
        </w:rPr>
      </w:pPr>
    </w:p>
    <w:p w:rsidRPr="00DD3C54" w:rsidR="471C586A" w:rsidP="471C586A" w:rsidRDefault="471C586A" w14:paraId="5CABA58E" w14:textId="4487833F">
      <w:pPr>
        <w:jc w:val="both"/>
        <w:rPr>
          <w:rFonts w:eastAsia="Arial" w:cs="Arial"/>
          <w:color w:val="000000" w:themeColor="text1"/>
          <w:sz w:val="28"/>
          <w:szCs w:val="28"/>
        </w:rPr>
      </w:pPr>
    </w:p>
    <w:p w:rsidRPr="00DD3C54" w:rsidR="7E01B277" w:rsidP="471C586A" w:rsidRDefault="004715C2" w14:paraId="6AA687C7" w14:textId="3B53823A">
      <w:pPr>
        <w:jc w:val="both"/>
        <w:rPr>
          <w:rFonts w:eastAsia="Arial" w:cs="Arial"/>
          <w:color w:val="000000" w:themeColor="text1"/>
          <w:sz w:val="28"/>
          <w:szCs w:val="28"/>
        </w:rPr>
      </w:pPr>
      <w:r w:rsidRPr="00DD3C54">
        <w:rPr>
          <w:rFonts w:eastAsia="Arial" w:cs="Arial"/>
          <w:b/>
          <w:bCs/>
          <w:i/>
          <w:iCs/>
          <w:color w:val="000000" w:themeColor="text1"/>
          <w:sz w:val="28"/>
          <w:szCs w:val="28"/>
          <w:lang w:val="en-US"/>
        </w:rPr>
        <w:t>Maybank</w:t>
      </w:r>
    </w:p>
    <w:p w:rsidRPr="00DD3C54" w:rsidR="00DA3E32" w:rsidP="5CAB1A99" w:rsidRDefault="009C1F10" w14:paraId="07F1CC07" w14:textId="7C48E793">
      <w:pPr>
        <w:jc w:val="both"/>
        <w:rPr>
          <w:rFonts w:eastAsia="Arial" w:cs="Arial"/>
          <w:i/>
          <w:iCs/>
          <w:color w:val="000000" w:themeColor="text1"/>
          <w:sz w:val="28"/>
          <w:szCs w:val="28"/>
          <w:lang w:val="en"/>
        </w:rPr>
      </w:pPr>
      <w:r w:rsidRPr="00DD3C54">
        <w:rPr>
          <w:rFonts w:eastAsia="Arial" w:cs="Arial"/>
          <w:i/>
          <w:iCs/>
          <w:color w:val="000000" w:themeColor="text1"/>
          <w:sz w:val="28"/>
          <w:szCs w:val="28"/>
          <w:lang w:val="en"/>
        </w:rPr>
        <w:t>C</w:t>
      </w:r>
      <w:r w:rsidR="00835EFA">
        <w:rPr>
          <w:rFonts w:eastAsia="Arial" w:cs="Arial"/>
          <w:i/>
          <w:iCs/>
          <w:color w:val="000000" w:themeColor="text1"/>
          <w:sz w:val="28"/>
          <w:szCs w:val="28"/>
          <w:lang w:val="en"/>
        </w:rPr>
        <w:t xml:space="preserve">ustomer </w:t>
      </w:r>
      <w:r w:rsidRPr="00DD3C54">
        <w:rPr>
          <w:rFonts w:eastAsia="Arial" w:cs="Arial"/>
          <w:i/>
          <w:iCs/>
          <w:color w:val="000000" w:themeColor="text1"/>
          <w:sz w:val="28"/>
          <w:szCs w:val="28"/>
          <w:lang w:val="en"/>
        </w:rPr>
        <w:t>E</w:t>
      </w:r>
      <w:r w:rsidR="00835EFA">
        <w:rPr>
          <w:rFonts w:eastAsia="Arial" w:cs="Arial"/>
          <w:i/>
          <w:iCs/>
          <w:color w:val="000000" w:themeColor="text1"/>
          <w:sz w:val="28"/>
          <w:szCs w:val="28"/>
          <w:lang w:val="en"/>
        </w:rPr>
        <w:t xml:space="preserve">ngagement </w:t>
      </w:r>
      <w:r w:rsidRPr="00DD3C54">
        <w:rPr>
          <w:rFonts w:eastAsia="Arial" w:cs="Arial"/>
          <w:i/>
          <w:iCs/>
          <w:color w:val="000000" w:themeColor="text1"/>
          <w:sz w:val="28"/>
          <w:szCs w:val="28"/>
          <w:lang w:val="en"/>
        </w:rPr>
        <w:t>P</w:t>
      </w:r>
      <w:r w:rsidR="00835EFA">
        <w:rPr>
          <w:rFonts w:eastAsia="Arial" w:cs="Arial"/>
          <w:i/>
          <w:iCs/>
          <w:color w:val="000000" w:themeColor="text1"/>
          <w:sz w:val="28"/>
          <w:szCs w:val="28"/>
          <w:lang w:val="en"/>
        </w:rPr>
        <w:t>latform (CEP)</w:t>
      </w:r>
      <w:r w:rsidRPr="00DD3C54">
        <w:rPr>
          <w:rFonts w:eastAsia="Arial" w:cs="Arial"/>
          <w:i/>
          <w:iCs/>
          <w:color w:val="000000" w:themeColor="text1"/>
          <w:sz w:val="28"/>
          <w:szCs w:val="28"/>
          <w:lang w:val="en"/>
        </w:rPr>
        <w:t xml:space="preserve"> – </w:t>
      </w:r>
      <w:r w:rsidRPr="00DD3C54" w:rsidR="33F885B5">
        <w:rPr>
          <w:rFonts w:eastAsia="Arial" w:cs="Arial"/>
          <w:i/>
          <w:iCs/>
          <w:color w:val="000000" w:themeColor="text1"/>
          <w:sz w:val="28"/>
          <w:szCs w:val="28"/>
          <w:lang w:val="en"/>
        </w:rPr>
        <w:t>CMS</w:t>
      </w:r>
    </w:p>
    <w:p w:rsidRPr="00DD3C54" w:rsidR="7E01B277" w:rsidP="471C586A" w:rsidRDefault="009C1F10" w14:paraId="2D8E8E1C" w14:textId="1493DF7F">
      <w:pPr>
        <w:jc w:val="both"/>
        <w:rPr>
          <w:rFonts w:eastAsia="Arial" w:cs="Arial"/>
          <w:color w:val="000000" w:themeColor="text1"/>
          <w:sz w:val="28"/>
          <w:szCs w:val="28"/>
        </w:rPr>
      </w:pPr>
      <w:r w:rsidRPr="00DD3C54">
        <w:rPr>
          <w:rFonts w:eastAsia="Arial" w:cs="Arial"/>
          <w:i/>
          <w:iCs/>
          <w:color w:val="000000" w:themeColor="text1"/>
          <w:sz w:val="28"/>
          <w:szCs w:val="28"/>
          <w:lang w:val="en"/>
        </w:rPr>
        <w:t>Detailed Design Document (DDD)</w:t>
      </w:r>
    </w:p>
    <w:p w:rsidRPr="00DD3C54" w:rsidR="471C586A" w:rsidP="471C586A" w:rsidRDefault="471C586A" w14:paraId="2B39F401" w14:textId="53527E9C">
      <w:pPr>
        <w:keepNext/>
        <w:keepLines/>
        <w:spacing w:after="60"/>
        <w:jc w:val="both"/>
        <w:rPr>
          <w:rFonts w:eastAsia="Segoe UI" w:cs="Arial"/>
          <w:color w:val="3D85C6"/>
          <w:sz w:val="84"/>
          <w:szCs w:val="84"/>
        </w:rPr>
      </w:pPr>
    </w:p>
    <w:p w:rsidRPr="00DD3C54" w:rsidR="471C586A" w:rsidP="471C586A" w:rsidRDefault="471C586A" w14:paraId="239D2198" w14:textId="799565B4">
      <w:pPr>
        <w:jc w:val="both"/>
        <w:rPr>
          <w:rFonts w:eastAsia="Arial" w:cs="Arial"/>
          <w:color w:val="000000" w:themeColor="text1"/>
          <w:sz w:val="20"/>
          <w:szCs w:val="20"/>
        </w:rPr>
      </w:pPr>
    </w:p>
    <w:p w:rsidRPr="00DD3C54" w:rsidR="471C586A" w:rsidP="471C586A" w:rsidRDefault="471C586A" w14:paraId="4FA36FDE" w14:textId="74CBB9F1">
      <w:pPr>
        <w:jc w:val="both"/>
        <w:rPr>
          <w:rFonts w:eastAsia="Arial" w:cs="Arial"/>
          <w:color w:val="000000" w:themeColor="text1"/>
          <w:sz w:val="20"/>
          <w:szCs w:val="20"/>
        </w:rPr>
      </w:pPr>
    </w:p>
    <w:p w:rsidRPr="00DD3C54" w:rsidR="471C586A" w:rsidP="471C586A" w:rsidRDefault="471C586A" w14:paraId="54D43550" w14:textId="374FE9E7">
      <w:pPr>
        <w:jc w:val="both"/>
        <w:rPr>
          <w:rFonts w:eastAsia="Arial" w:cs="Arial"/>
          <w:color w:val="000000" w:themeColor="text1"/>
          <w:sz w:val="20"/>
          <w:szCs w:val="20"/>
        </w:rPr>
      </w:pPr>
    </w:p>
    <w:p w:rsidRPr="00DD3C54" w:rsidR="471C586A" w:rsidP="471C586A" w:rsidRDefault="471C586A" w14:paraId="785CD9E0" w14:textId="5780E0A3">
      <w:pPr>
        <w:jc w:val="both"/>
        <w:rPr>
          <w:rFonts w:eastAsia="Arial" w:cs="Arial"/>
          <w:color w:val="000000" w:themeColor="text1"/>
          <w:sz w:val="20"/>
          <w:szCs w:val="20"/>
        </w:rPr>
      </w:pPr>
    </w:p>
    <w:p w:rsidRPr="00DD3C54" w:rsidR="471C586A" w:rsidP="471C586A" w:rsidRDefault="471C586A" w14:paraId="014A62A4" w14:textId="5B6F599B">
      <w:pPr>
        <w:jc w:val="both"/>
        <w:rPr>
          <w:rFonts w:eastAsia="Arial" w:cs="Arial"/>
          <w:color w:val="000000" w:themeColor="text1"/>
          <w:sz w:val="20"/>
          <w:szCs w:val="20"/>
        </w:rPr>
      </w:pPr>
    </w:p>
    <w:p w:rsidRPr="00DD3C54" w:rsidR="471C586A" w:rsidP="471C586A" w:rsidRDefault="471C586A" w14:paraId="06380005" w14:textId="75A93121">
      <w:pPr>
        <w:jc w:val="both"/>
        <w:rPr>
          <w:rFonts w:eastAsia="Arial" w:cs="Arial"/>
          <w:color w:val="000000" w:themeColor="text1"/>
          <w:sz w:val="20"/>
          <w:szCs w:val="20"/>
        </w:rPr>
      </w:pPr>
    </w:p>
    <w:p w:rsidRPr="00DD3C54" w:rsidR="471C586A" w:rsidP="471C586A" w:rsidRDefault="471C586A" w14:paraId="413FE832" w14:textId="5AE087F3">
      <w:pPr>
        <w:jc w:val="both"/>
        <w:rPr>
          <w:rFonts w:eastAsia="Arial" w:cs="Arial"/>
          <w:color w:val="000000" w:themeColor="text1"/>
          <w:sz w:val="20"/>
          <w:szCs w:val="20"/>
        </w:rPr>
      </w:pPr>
    </w:p>
    <w:p w:rsidRPr="00DD3C54" w:rsidR="471C586A" w:rsidP="471C586A" w:rsidRDefault="471C586A" w14:paraId="4DFDA4C3" w14:textId="241541ED">
      <w:pPr>
        <w:jc w:val="both"/>
        <w:rPr>
          <w:rFonts w:eastAsia="Arial" w:cs="Arial"/>
          <w:color w:val="000000" w:themeColor="text1"/>
          <w:sz w:val="20"/>
          <w:szCs w:val="20"/>
        </w:rPr>
      </w:pPr>
    </w:p>
    <w:p w:rsidRPr="00DD3C54" w:rsidR="471C586A" w:rsidP="471C586A" w:rsidRDefault="471C586A" w14:paraId="65ADD7C3" w14:textId="583F98DF">
      <w:pPr>
        <w:jc w:val="both"/>
        <w:rPr>
          <w:rFonts w:eastAsia="Arial" w:cs="Arial"/>
          <w:color w:val="000000" w:themeColor="text1"/>
          <w:sz w:val="20"/>
          <w:szCs w:val="20"/>
        </w:rPr>
      </w:pPr>
    </w:p>
    <w:p w:rsidRPr="00DD3C54" w:rsidR="471C586A" w:rsidP="471C586A" w:rsidRDefault="471C586A" w14:paraId="618D8115" w14:textId="4FFB543A">
      <w:pPr>
        <w:jc w:val="both"/>
        <w:rPr>
          <w:rFonts w:eastAsia="Arial" w:cs="Arial"/>
          <w:color w:val="000000" w:themeColor="text1"/>
          <w:sz w:val="20"/>
          <w:szCs w:val="20"/>
        </w:rPr>
      </w:pPr>
    </w:p>
    <w:p w:rsidRPr="00DD3C54" w:rsidR="471C586A" w:rsidP="471C586A" w:rsidRDefault="471C586A" w14:paraId="0EAD967B" w14:textId="3B43AEAC">
      <w:pPr>
        <w:jc w:val="both"/>
        <w:rPr>
          <w:rFonts w:eastAsia="Arial" w:cs="Arial"/>
          <w:color w:val="000000" w:themeColor="text1"/>
          <w:sz w:val="20"/>
          <w:szCs w:val="20"/>
        </w:rPr>
      </w:pPr>
    </w:p>
    <w:p w:rsidRPr="00DD3C54" w:rsidR="471C586A" w:rsidP="471C586A" w:rsidRDefault="471C586A" w14:paraId="5346146E" w14:textId="5D5C83A9">
      <w:pPr>
        <w:jc w:val="both"/>
        <w:rPr>
          <w:rFonts w:eastAsia="Arial" w:cs="Arial"/>
          <w:color w:val="000000" w:themeColor="text1"/>
          <w:sz w:val="20"/>
          <w:szCs w:val="20"/>
        </w:rPr>
      </w:pPr>
    </w:p>
    <w:p w:rsidRPr="00DD3C54" w:rsidR="471C586A" w:rsidP="471C586A" w:rsidRDefault="471C586A" w14:paraId="72BE1DD0" w14:textId="0A732803">
      <w:pPr>
        <w:jc w:val="both"/>
        <w:rPr>
          <w:rFonts w:eastAsia="Arial" w:cs="Arial"/>
          <w:color w:val="000000" w:themeColor="text1"/>
          <w:sz w:val="20"/>
          <w:szCs w:val="20"/>
        </w:rPr>
      </w:pPr>
    </w:p>
    <w:p w:rsidRPr="00DD3C54" w:rsidR="471C586A" w:rsidP="471C586A" w:rsidRDefault="471C586A" w14:paraId="2D76F239" w14:textId="3437D899">
      <w:pPr>
        <w:jc w:val="both"/>
        <w:rPr>
          <w:rFonts w:eastAsia="Arial" w:cs="Arial"/>
          <w:color w:val="000000" w:themeColor="text1"/>
          <w:sz w:val="20"/>
          <w:szCs w:val="20"/>
        </w:rPr>
      </w:pPr>
    </w:p>
    <w:p w:rsidRPr="00DD3C54" w:rsidR="471C586A" w:rsidP="471C586A" w:rsidRDefault="471C586A" w14:paraId="09FD4BD7" w14:textId="167F891E">
      <w:pPr>
        <w:jc w:val="both"/>
        <w:rPr>
          <w:rFonts w:eastAsia="Arial" w:cs="Arial"/>
          <w:color w:val="000000" w:themeColor="text1"/>
          <w:sz w:val="20"/>
          <w:szCs w:val="20"/>
        </w:rPr>
      </w:pPr>
    </w:p>
    <w:p w:rsidRPr="00DD3C54" w:rsidR="006C68F4" w:rsidP="006C68F4" w:rsidRDefault="006C68F4" w14:paraId="39629205" w14:textId="3D4E6AC0">
      <w:pPr>
        <w:rPr>
          <w:rFonts w:cs="Arial"/>
        </w:rPr>
      </w:pPr>
      <w:r w:rsidRPr="00DD3C54">
        <w:rPr>
          <w:rFonts w:cs="Arial"/>
          <w:b/>
          <w:bCs/>
        </w:rPr>
        <w:t>Confidentiality Notice</w:t>
      </w:r>
      <w:r w:rsidRPr="00DD3C54">
        <w:rPr>
          <w:rFonts w:cs="Arial"/>
        </w:rPr>
        <w:br/>
      </w:r>
      <w:r w:rsidRPr="00DD3C54">
        <w:rPr>
          <w:rFonts w:cs="Arial"/>
        </w:rPr>
        <w:t>This document contains proprietary information that is confidential to Malayan Banking Berhad (Maybank) and the Next-Gen App (NGA) Initiative. Unauthorized disclosure of this document, whether in full or in part, may result in material damage to Maybank. Written permission must be obtained prior to the disclosure of this document to any third party.</w:t>
      </w:r>
    </w:p>
    <w:p w:rsidRPr="00DD3C54" w:rsidR="006C68F4" w:rsidP="006C68F4" w:rsidRDefault="006C68F4" w14:paraId="1588A023" w14:textId="77777777">
      <w:pPr>
        <w:rPr>
          <w:rFonts w:cs="Arial"/>
        </w:rPr>
      </w:pPr>
      <w:r w:rsidRPr="00DD3C54">
        <w:rPr>
          <w:rFonts w:cs="Arial"/>
        </w:rPr>
        <w:t>Any printed or photocopied version of this document is considered an uncontrolled copy. The original, approved electronic version is deemed the controlled copy.</w:t>
      </w:r>
    </w:p>
    <w:p w:rsidRPr="00DD3C54" w:rsidR="00535CA0" w:rsidP="471C586A" w:rsidRDefault="00535CA0" w14:paraId="7497B3F9" w14:textId="129F7C1C">
      <w:pPr>
        <w:jc w:val="both"/>
        <w:rPr>
          <w:rFonts w:eastAsia="Arial" w:cs="Arial"/>
          <w:color w:val="000000" w:themeColor="text1"/>
          <w:sz w:val="20"/>
          <w:szCs w:val="20"/>
        </w:rPr>
      </w:pPr>
    </w:p>
    <w:p w:rsidRPr="00DD3C54" w:rsidR="00337243" w:rsidP="471C586A" w:rsidRDefault="00337243" w14:paraId="548C9928" w14:textId="77777777">
      <w:pPr>
        <w:jc w:val="both"/>
        <w:rPr>
          <w:rFonts w:eastAsia="Arial" w:cs="Arial"/>
          <w:color w:val="000000" w:themeColor="text1"/>
          <w:sz w:val="20"/>
          <w:szCs w:val="20"/>
        </w:rPr>
      </w:pPr>
    </w:p>
    <w:p w:rsidRPr="00DD3C54" w:rsidR="00337243" w:rsidP="471C586A" w:rsidRDefault="00337243" w14:paraId="143FBCF8" w14:textId="77777777">
      <w:pPr>
        <w:jc w:val="both"/>
        <w:rPr>
          <w:rFonts w:eastAsia="Arial" w:cs="Arial"/>
          <w:color w:val="000000" w:themeColor="text1"/>
          <w:sz w:val="20"/>
          <w:szCs w:val="20"/>
        </w:rPr>
      </w:pPr>
    </w:p>
    <w:p w:rsidRPr="00DD3C54" w:rsidR="00337243" w:rsidP="471C586A" w:rsidRDefault="00337243" w14:paraId="1DC7567A" w14:textId="77777777">
      <w:pPr>
        <w:jc w:val="both"/>
        <w:rPr>
          <w:rFonts w:eastAsia="Arial" w:cs="Arial"/>
          <w:color w:val="000000" w:themeColor="text1"/>
          <w:sz w:val="20"/>
          <w:szCs w:val="20"/>
        </w:rPr>
      </w:pPr>
    </w:p>
    <w:p w:rsidRPr="00DD3C54" w:rsidR="00337243" w:rsidP="471C586A" w:rsidRDefault="00337243" w14:paraId="46E27F6F" w14:textId="77777777">
      <w:pPr>
        <w:jc w:val="both"/>
        <w:rPr>
          <w:rFonts w:eastAsia="Arial" w:cs="Arial"/>
          <w:color w:val="000000" w:themeColor="text1"/>
          <w:sz w:val="20"/>
          <w:szCs w:val="20"/>
        </w:rPr>
      </w:pPr>
    </w:p>
    <w:p w:rsidRPr="00DD3C54" w:rsidR="00337243" w:rsidP="471C586A" w:rsidRDefault="00337243" w14:paraId="75683B54" w14:textId="77777777">
      <w:pPr>
        <w:jc w:val="both"/>
        <w:rPr>
          <w:rFonts w:eastAsia="Arial" w:cs="Arial"/>
          <w:color w:val="000000" w:themeColor="text1"/>
          <w:sz w:val="20"/>
          <w:szCs w:val="20"/>
        </w:rPr>
      </w:pPr>
    </w:p>
    <w:p w:rsidRPr="00DD3C54" w:rsidR="00337243" w:rsidP="471C586A" w:rsidRDefault="00337243" w14:paraId="63B35CE7" w14:textId="77777777">
      <w:pPr>
        <w:jc w:val="both"/>
        <w:rPr>
          <w:rFonts w:eastAsia="Arial" w:cs="Arial"/>
          <w:color w:val="000000" w:themeColor="text1"/>
          <w:sz w:val="20"/>
          <w:szCs w:val="20"/>
        </w:rPr>
      </w:pPr>
    </w:p>
    <w:p w:rsidRPr="00DD3C54" w:rsidR="00337243" w:rsidP="471C586A" w:rsidRDefault="00337243" w14:paraId="62914471" w14:textId="77777777">
      <w:pPr>
        <w:jc w:val="both"/>
        <w:rPr>
          <w:rFonts w:eastAsia="Arial" w:cs="Arial"/>
          <w:color w:val="000000" w:themeColor="text1"/>
          <w:sz w:val="20"/>
          <w:szCs w:val="20"/>
        </w:rPr>
      </w:pPr>
    </w:p>
    <w:p w:rsidRPr="00DD3C54" w:rsidR="00337243" w:rsidP="471C586A" w:rsidRDefault="00337243" w14:paraId="431DA408" w14:textId="77777777">
      <w:pPr>
        <w:jc w:val="both"/>
        <w:rPr>
          <w:rFonts w:eastAsia="Arial" w:cs="Arial"/>
          <w:color w:val="000000" w:themeColor="text1"/>
          <w:sz w:val="20"/>
          <w:szCs w:val="20"/>
        </w:rPr>
      </w:pPr>
    </w:p>
    <w:p w:rsidRPr="00DD3C54" w:rsidR="00337243" w:rsidP="471C586A" w:rsidRDefault="00337243" w14:paraId="73A5253B" w14:textId="77777777">
      <w:pPr>
        <w:jc w:val="both"/>
        <w:rPr>
          <w:rFonts w:eastAsia="Arial" w:cs="Arial"/>
          <w:color w:val="000000" w:themeColor="text1"/>
          <w:sz w:val="20"/>
          <w:szCs w:val="20"/>
        </w:rPr>
      </w:pPr>
    </w:p>
    <w:p w:rsidRPr="00DD3C54" w:rsidR="00337243" w:rsidP="471C586A" w:rsidRDefault="00337243" w14:paraId="0283B7C7" w14:textId="77777777">
      <w:pPr>
        <w:jc w:val="both"/>
        <w:rPr>
          <w:rFonts w:eastAsia="Arial" w:cs="Arial"/>
          <w:color w:val="000000" w:themeColor="text1"/>
          <w:sz w:val="20"/>
          <w:szCs w:val="20"/>
        </w:rPr>
      </w:pPr>
    </w:p>
    <w:p w:rsidRPr="00DD3C54" w:rsidR="00337243" w:rsidP="471C586A" w:rsidRDefault="00337243" w14:paraId="0AA6AE52" w14:textId="77777777">
      <w:pPr>
        <w:jc w:val="both"/>
        <w:rPr>
          <w:rFonts w:eastAsia="Arial" w:cs="Arial"/>
          <w:color w:val="000000" w:themeColor="text1"/>
          <w:sz w:val="20"/>
          <w:szCs w:val="20"/>
        </w:rPr>
      </w:pPr>
    </w:p>
    <w:p w:rsidRPr="00DD3C54" w:rsidR="00337243" w:rsidP="471C586A" w:rsidRDefault="00337243" w14:paraId="67103DBC" w14:textId="77777777">
      <w:pPr>
        <w:jc w:val="both"/>
        <w:rPr>
          <w:rFonts w:eastAsia="Arial" w:cs="Arial"/>
          <w:color w:val="000000" w:themeColor="text1"/>
          <w:sz w:val="20"/>
          <w:szCs w:val="20"/>
        </w:rPr>
      </w:pPr>
    </w:p>
    <w:p w:rsidRPr="00DD3C54" w:rsidR="00337243" w:rsidP="471C586A" w:rsidRDefault="00337243" w14:paraId="7D7D8E2D" w14:textId="77777777">
      <w:pPr>
        <w:jc w:val="both"/>
        <w:rPr>
          <w:rFonts w:eastAsia="Arial" w:cs="Arial"/>
          <w:color w:val="000000" w:themeColor="text1"/>
          <w:sz w:val="20"/>
          <w:szCs w:val="20"/>
        </w:rPr>
      </w:pPr>
    </w:p>
    <w:p w:rsidRPr="00DD3C54" w:rsidR="00337243" w:rsidP="471C586A" w:rsidRDefault="00337243" w14:paraId="0754A05C" w14:textId="77777777">
      <w:pPr>
        <w:jc w:val="both"/>
        <w:rPr>
          <w:rFonts w:eastAsia="Arial" w:cs="Arial"/>
          <w:color w:val="000000" w:themeColor="text1"/>
          <w:sz w:val="20"/>
          <w:szCs w:val="20"/>
        </w:rPr>
      </w:pPr>
    </w:p>
    <w:p w:rsidRPr="00DD3C54" w:rsidR="00337243" w:rsidP="471C586A" w:rsidRDefault="00337243" w14:paraId="7B2A335B" w14:textId="77777777">
      <w:pPr>
        <w:jc w:val="both"/>
        <w:rPr>
          <w:rFonts w:eastAsia="Arial" w:cs="Arial"/>
          <w:color w:val="000000" w:themeColor="text1"/>
          <w:sz w:val="20"/>
          <w:szCs w:val="20"/>
        </w:rPr>
      </w:pPr>
    </w:p>
    <w:p w:rsidRPr="00DD3C54" w:rsidR="00337243" w:rsidP="471C586A" w:rsidRDefault="00337243" w14:paraId="50D8FCD9" w14:textId="77777777">
      <w:pPr>
        <w:jc w:val="both"/>
        <w:rPr>
          <w:rFonts w:eastAsia="Arial" w:cs="Arial"/>
          <w:color w:val="000000" w:themeColor="text1"/>
          <w:sz w:val="20"/>
          <w:szCs w:val="20"/>
        </w:rPr>
      </w:pPr>
    </w:p>
    <w:p w:rsidRPr="00DD3C54" w:rsidR="00337243" w:rsidP="471C586A" w:rsidRDefault="00337243" w14:paraId="671F38BB" w14:textId="77777777">
      <w:pPr>
        <w:jc w:val="both"/>
        <w:rPr>
          <w:rFonts w:eastAsia="Arial" w:cs="Arial"/>
          <w:color w:val="000000" w:themeColor="text1"/>
          <w:sz w:val="20"/>
          <w:szCs w:val="20"/>
        </w:rPr>
      </w:pPr>
    </w:p>
    <w:p w:rsidRPr="00DD3C54" w:rsidR="00337243" w:rsidP="471C586A" w:rsidRDefault="00337243" w14:paraId="5A9BA330" w14:textId="77777777">
      <w:pPr>
        <w:jc w:val="both"/>
        <w:rPr>
          <w:rFonts w:eastAsia="Arial" w:cs="Arial"/>
          <w:color w:val="000000" w:themeColor="text1"/>
          <w:sz w:val="20"/>
          <w:szCs w:val="20"/>
        </w:rPr>
      </w:pPr>
    </w:p>
    <w:p w:rsidRPr="00DD3C54" w:rsidR="00337243" w:rsidP="471C586A" w:rsidRDefault="00337243" w14:paraId="17206636" w14:textId="77777777">
      <w:pPr>
        <w:jc w:val="both"/>
        <w:rPr>
          <w:rFonts w:eastAsia="Arial" w:cs="Arial"/>
          <w:color w:val="000000" w:themeColor="text1"/>
          <w:sz w:val="20"/>
          <w:szCs w:val="20"/>
        </w:rPr>
      </w:pPr>
    </w:p>
    <w:p w:rsidRPr="00DD3C54" w:rsidR="00337243" w:rsidP="471C586A" w:rsidRDefault="00337243" w14:paraId="39A2EFAC" w14:textId="77777777">
      <w:pPr>
        <w:jc w:val="both"/>
        <w:rPr>
          <w:rFonts w:eastAsia="Arial" w:cs="Arial"/>
          <w:color w:val="000000" w:themeColor="text1"/>
          <w:sz w:val="20"/>
          <w:szCs w:val="20"/>
        </w:rPr>
      </w:pPr>
    </w:p>
    <w:p w:rsidRPr="00E05955" w:rsidR="0074697A" w:rsidP="00E05955" w:rsidRDefault="0074697A" w14:paraId="1F2A3914" w14:textId="77777777">
      <w:pPr>
        <w:jc w:val="both"/>
        <w:rPr>
          <w:rFonts w:eastAsia="Arial" w:cs="Arial"/>
          <w:color w:val="000000" w:themeColor="text1"/>
          <w:sz w:val="20"/>
          <w:szCs w:val="20"/>
        </w:rPr>
      </w:pPr>
    </w:p>
    <w:p w:rsidRPr="00DD3C54" w:rsidR="00337243" w:rsidP="471C586A" w:rsidRDefault="00337243" w14:paraId="458200B3" w14:textId="77777777">
      <w:pPr>
        <w:jc w:val="both"/>
        <w:rPr>
          <w:rFonts w:eastAsia="Arial" w:cs="Arial"/>
          <w:color w:val="000000" w:themeColor="text1"/>
          <w:sz w:val="20"/>
          <w:szCs w:val="20"/>
        </w:rPr>
      </w:pPr>
    </w:p>
    <w:p w:rsidRPr="00DD3C54" w:rsidR="00337243" w:rsidP="471C586A" w:rsidRDefault="00337243" w14:paraId="6A59A4FF" w14:textId="77777777">
      <w:pPr>
        <w:jc w:val="both"/>
        <w:rPr>
          <w:rFonts w:eastAsia="Arial" w:cs="Arial"/>
          <w:color w:val="000000" w:themeColor="text1"/>
          <w:sz w:val="20"/>
          <w:szCs w:val="20"/>
        </w:rPr>
      </w:pPr>
    </w:p>
    <w:p w:rsidRPr="00DD3C54" w:rsidR="00337243" w:rsidP="471C586A" w:rsidRDefault="00337243" w14:paraId="20D150D3" w14:textId="77777777">
      <w:pPr>
        <w:jc w:val="both"/>
        <w:rPr>
          <w:rFonts w:eastAsia="Arial" w:cs="Arial"/>
          <w:color w:val="000000" w:themeColor="text1"/>
          <w:sz w:val="20"/>
          <w:szCs w:val="20"/>
        </w:rPr>
      </w:pPr>
    </w:p>
    <w:p w:rsidR="0074697A" w:rsidRDefault="0074697A" w14:paraId="5E864EB3" w14:textId="77777777">
      <w:pPr>
        <w:rPr>
          <w:ins w:author="Pearson, Daniel Martyn" w:date="2026-03-12T15:29:00Z" w16du:dateUtc="2026-03-12T07:29:00Z" w:id="0"/>
          <w:rStyle w:val="Strong"/>
          <w:rFonts w:cs="Arial"/>
        </w:rPr>
      </w:pPr>
      <w:ins w:author="Pearson, Daniel Martyn" w:date="2026-03-12T15:29:00Z" w16du:dateUtc="2026-03-12T07:29:00Z" w:id="1">
        <w:r>
          <w:rPr>
            <w:rStyle w:val="Strong"/>
            <w:rFonts w:cs="Arial"/>
          </w:rPr>
          <w:br w:type="page"/>
        </w:r>
      </w:ins>
    </w:p>
    <w:p w:rsidRPr="00DD3C54" w:rsidR="00B4151F" w:rsidP="00166C37" w:rsidRDefault="00337243" w14:paraId="4CDEA602" w14:textId="6831EE0D">
      <w:pPr>
        <w:pStyle w:val="Heading1"/>
        <w:numPr>
          <w:ilvl w:val="0"/>
          <w:numId w:val="0"/>
        </w:numPr>
        <w:ind w:left="288" w:hanging="288"/>
        <w:rPr>
          <w:rStyle w:val="Strong"/>
          <w:rFonts w:cs="Arial"/>
        </w:rPr>
      </w:pPr>
      <w:bookmarkStart w:name="_Toc228337167" w:id="2"/>
      <w:bookmarkStart w:name="_Toc232683478" w:id="3"/>
      <w:r w:rsidRPr="00DD3C54">
        <w:rPr>
          <w:rStyle w:val="Strong"/>
          <w:rFonts w:cs="Arial"/>
        </w:rPr>
        <w:t>TABLE OF CONTENTS</w:t>
      </w:r>
      <w:bookmarkEnd w:id="2"/>
      <w:bookmarkEnd w:id="3"/>
    </w:p>
    <w:p w:rsidR="006B70A1" w:rsidRDefault="00D8468F" w14:paraId="64A3E290" w14:textId="733C21B4">
      <w:pPr>
        <w:pStyle w:val="TOC1"/>
        <w:tabs>
          <w:tab w:val="right" w:leader="dot" w:pos="9016"/>
        </w:tabs>
        <w:rPr>
          <w:rFonts w:asciiTheme="minorHAnsi" w:hAnsiTheme="minorHAnsi"/>
          <w:noProof/>
          <w:kern w:val="2"/>
          <w:sz w:val="24"/>
          <w:lang w:eastAsia="zh-CN"/>
          <w14:ligatures w14:val="standardContextual"/>
        </w:rPr>
      </w:pPr>
      <w:r>
        <w:rPr>
          <w:rFonts w:cs="Arial"/>
        </w:rPr>
        <w:fldChar w:fldCharType="begin"/>
      </w:r>
      <w:r>
        <w:rPr>
          <w:rFonts w:cs="Arial"/>
        </w:rPr>
        <w:instrText xml:space="preserve"> TOC \o "1-5" \h \z \u </w:instrText>
      </w:r>
      <w:r>
        <w:rPr>
          <w:rFonts w:cs="Arial"/>
        </w:rPr>
        <w:fldChar w:fldCharType="separate"/>
      </w:r>
      <w:hyperlink w:history="1" w:anchor="_Toc232683478">
        <w:r w:rsidRPr="00AB1157" w:rsidR="006B70A1">
          <w:rPr>
            <w:rStyle w:val="Hyperlink"/>
            <w:rFonts w:cs="Arial"/>
            <w:noProof/>
          </w:rPr>
          <w:t>TABLE OF CONTENTS</w:t>
        </w:r>
        <w:r w:rsidR="006B70A1">
          <w:rPr>
            <w:noProof/>
            <w:webHidden/>
          </w:rPr>
          <w:tab/>
        </w:r>
        <w:r w:rsidR="006B70A1">
          <w:rPr>
            <w:noProof/>
            <w:webHidden/>
          </w:rPr>
          <w:fldChar w:fldCharType="begin"/>
        </w:r>
        <w:r w:rsidR="006B70A1">
          <w:rPr>
            <w:noProof/>
            <w:webHidden/>
          </w:rPr>
          <w:instrText xml:space="preserve"> PAGEREF _Toc232683478 \h </w:instrText>
        </w:r>
        <w:r w:rsidR="006B70A1">
          <w:rPr>
            <w:noProof/>
            <w:webHidden/>
          </w:rPr>
        </w:r>
        <w:r w:rsidR="006B70A1">
          <w:rPr>
            <w:noProof/>
            <w:webHidden/>
          </w:rPr>
          <w:fldChar w:fldCharType="separate"/>
        </w:r>
        <w:r w:rsidR="006B70A1">
          <w:rPr>
            <w:noProof/>
            <w:webHidden/>
          </w:rPr>
          <w:t>3</w:t>
        </w:r>
        <w:r w:rsidR="006B70A1">
          <w:rPr>
            <w:noProof/>
            <w:webHidden/>
          </w:rPr>
          <w:fldChar w:fldCharType="end"/>
        </w:r>
      </w:hyperlink>
    </w:p>
    <w:p w:rsidR="006B70A1" w:rsidRDefault="006B70A1" w14:paraId="7E379E7A" w14:textId="62749685">
      <w:pPr>
        <w:pStyle w:val="TOC1"/>
        <w:tabs>
          <w:tab w:val="right" w:leader="dot" w:pos="9016"/>
        </w:tabs>
        <w:rPr>
          <w:rFonts w:asciiTheme="minorHAnsi" w:hAnsiTheme="minorHAnsi"/>
          <w:noProof/>
          <w:kern w:val="2"/>
          <w:sz w:val="24"/>
          <w:lang w:eastAsia="zh-CN"/>
          <w14:ligatures w14:val="standardContextual"/>
        </w:rPr>
      </w:pPr>
      <w:hyperlink w:history="1" w:anchor="_Toc232683479">
        <w:r w:rsidRPr="00AB1157">
          <w:rPr>
            <w:rStyle w:val="Hyperlink"/>
            <w:noProof/>
          </w:rPr>
          <w:t>1. Document Purpose &amp; Scope</w:t>
        </w:r>
        <w:r>
          <w:rPr>
            <w:noProof/>
            <w:webHidden/>
          </w:rPr>
          <w:tab/>
        </w:r>
        <w:r>
          <w:rPr>
            <w:noProof/>
            <w:webHidden/>
          </w:rPr>
          <w:fldChar w:fldCharType="begin"/>
        </w:r>
        <w:r>
          <w:rPr>
            <w:noProof/>
            <w:webHidden/>
          </w:rPr>
          <w:instrText xml:space="preserve"> PAGEREF _Toc232683479 \h </w:instrText>
        </w:r>
        <w:r>
          <w:rPr>
            <w:noProof/>
            <w:webHidden/>
          </w:rPr>
        </w:r>
        <w:r>
          <w:rPr>
            <w:noProof/>
            <w:webHidden/>
          </w:rPr>
          <w:fldChar w:fldCharType="separate"/>
        </w:r>
        <w:r>
          <w:rPr>
            <w:noProof/>
            <w:webHidden/>
          </w:rPr>
          <w:t>1</w:t>
        </w:r>
        <w:r>
          <w:rPr>
            <w:noProof/>
            <w:webHidden/>
          </w:rPr>
          <w:fldChar w:fldCharType="end"/>
        </w:r>
      </w:hyperlink>
    </w:p>
    <w:p w:rsidR="006B70A1" w:rsidRDefault="006B70A1" w14:paraId="36C7AB4D" w14:textId="2023C4FD">
      <w:pPr>
        <w:pStyle w:val="TOC2"/>
        <w:tabs>
          <w:tab w:val="right" w:leader="dot" w:pos="9016"/>
        </w:tabs>
        <w:rPr>
          <w:rFonts w:asciiTheme="minorHAnsi" w:hAnsiTheme="minorHAnsi"/>
          <w:noProof/>
          <w:kern w:val="2"/>
          <w:sz w:val="24"/>
          <w:lang w:eastAsia="zh-CN"/>
          <w14:ligatures w14:val="standardContextual"/>
        </w:rPr>
      </w:pPr>
      <w:hyperlink w:history="1" w:anchor="_Toc232683480">
        <w:r w:rsidRPr="00AB1157">
          <w:rPr>
            <w:rStyle w:val="Hyperlink"/>
            <w:rFonts w:cs="Arial"/>
            <w:noProof/>
          </w:rPr>
          <w:t>1.1 Document Purpose</w:t>
        </w:r>
        <w:r>
          <w:rPr>
            <w:noProof/>
            <w:webHidden/>
          </w:rPr>
          <w:tab/>
        </w:r>
        <w:r>
          <w:rPr>
            <w:noProof/>
            <w:webHidden/>
          </w:rPr>
          <w:fldChar w:fldCharType="begin"/>
        </w:r>
        <w:r>
          <w:rPr>
            <w:noProof/>
            <w:webHidden/>
          </w:rPr>
          <w:instrText xml:space="preserve"> PAGEREF _Toc232683480 \h </w:instrText>
        </w:r>
        <w:r>
          <w:rPr>
            <w:noProof/>
            <w:webHidden/>
          </w:rPr>
        </w:r>
        <w:r>
          <w:rPr>
            <w:noProof/>
            <w:webHidden/>
          </w:rPr>
          <w:fldChar w:fldCharType="separate"/>
        </w:r>
        <w:r>
          <w:rPr>
            <w:noProof/>
            <w:webHidden/>
          </w:rPr>
          <w:t>1</w:t>
        </w:r>
        <w:r>
          <w:rPr>
            <w:noProof/>
            <w:webHidden/>
          </w:rPr>
          <w:fldChar w:fldCharType="end"/>
        </w:r>
      </w:hyperlink>
    </w:p>
    <w:p w:rsidR="006B70A1" w:rsidRDefault="006B70A1" w14:paraId="250381EA" w14:textId="5FD1F1EB">
      <w:pPr>
        <w:pStyle w:val="TOC2"/>
        <w:tabs>
          <w:tab w:val="right" w:leader="dot" w:pos="9016"/>
        </w:tabs>
        <w:rPr>
          <w:rFonts w:asciiTheme="minorHAnsi" w:hAnsiTheme="minorHAnsi"/>
          <w:noProof/>
          <w:kern w:val="2"/>
          <w:sz w:val="24"/>
          <w:lang w:eastAsia="zh-CN"/>
          <w14:ligatures w14:val="standardContextual"/>
        </w:rPr>
      </w:pPr>
      <w:hyperlink w:history="1" w:anchor="_Toc232683481">
        <w:r w:rsidRPr="00AB1157">
          <w:rPr>
            <w:rStyle w:val="Hyperlink"/>
            <w:rFonts w:cs="Arial"/>
            <w:noProof/>
          </w:rPr>
          <w:t>1.2 Architectural Strategy</w:t>
        </w:r>
        <w:r>
          <w:rPr>
            <w:noProof/>
            <w:webHidden/>
          </w:rPr>
          <w:tab/>
        </w:r>
        <w:r>
          <w:rPr>
            <w:noProof/>
            <w:webHidden/>
          </w:rPr>
          <w:fldChar w:fldCharType="begin"/>
        </w:r>
        <w:r>
          <w:rPr>
            <w:noProof/>
            <w:webHidden/>
          </w:rPr>
          <w:instrText xml:space="preserve"> PAGEREF _Toc232683481 \h </w:instrText>
        </w:r>
        <w:r>
          <w:rPr>
            <w:noProof/>
            <w:webHidden/>
          </w:rPr>
        </w:r>
        <w:r>
          <w:rPr>
            <w:noProof/>
            <w:webHidden/>
          </w:rPr>
          <w:fldChar w:fldCharType="separate"/>
        </w:r>
        <w:r>
          <w:rPr>
            <w:noProof/>
            <w:webHidden/>
          </w:rPr>
          <w:t>1</w:t>
        </w:r>
        <w:r>
          <w:rPr>
            <w:noProof/>
            <w:webHidden/>
          </w:rPr>
          <w:fldChar w:fldCharType="end"/>
        </w:r>
      </w:hyperlink>
    </w:p>
    <w:p w:rsidR="006B70A1" w:rsidRDefault="006B70A1" w14:paraId="129BB8CA" w14:textId="2C0A3ECB">
      <w:pPr>
        <w:pStyle w:val="TOC3"/>
        <w:tabs>
          <w:tab w:val="right" w:leader="dot" w:pos="9016"/>
        </w:tabs>
        <w:rPr>
          <w:rFonts w:asciiTheme="minorHAnsi" w:hAnsiTheme="minorHAnsi"/>
          <w:noProof/>
          <w:kern w:val="2"/>
          <w:sz w:val="24"/>
          <w:lang w:eastAsia="zh-CN"/>
          <w14:ligatures w14:val="standardContextual"/>
        </w:rPr>
      </w:pPr>
      <w:hyperlink w:history="1" w:anchor="_Toc232683482">
        <w:r w:rsidRPr="00AB1157">
          <w:rPr>
            <w:rStyle w:val="Hyperlink"/>
            <w:noProof/>
          </w:rPr>
          <w:t>1.2.1 Contract-Driven Design</w:t>
        </w:r>
        <w:r>
          <w:rPr>
            <w:noProof/>
            <w:webHidden/>
          </w:rPr>
          <w:tab/>
        </w:r>
        <w:r>
          <w:rPr>
            <w:noProof/>
            <w:webHidden/>
          </w:rPr>
          <w:fldChar w:fldCharType="begin"/>
        </w:r>
        <w:r>
          <w:rPr>
            <w:noProof/>
            <w:webHidden/>
          </w:rPr>
          <w:instrText xml:space="preserve"> PAGEREF _Toc232683482 \h </w:instrText>
        </w:r>
        <w:r>
          <w:rPr>
            <w:noProof/>
            <w:webHidden/>
          </w:rPr>
        </w:r>
        <w:r>
          <w:rPr>
            <w:noProof/>
            <w:webHidden/>
          </w:rPr>
          <w:fldChar w:fldCharType="separate"/>
        </w:r>
        <w:r>
          <w:rPr>
            <w:noProof/>
            <w:webHidden/>
          </w:rPr>
          <w:t>1</w:t>
        </w:r>
        <w:r>
          <w:rPr>
            <w:noProof/>
            <w:webHidden/>
          </w:rPr>
          <w:fldChar w:fldCharType="end"/>
        </w:r>
      </w:hyperlink>
    </w:p>
    <w:p w:rsidR="006B70A1" w:rsidRDefault="006B70A1" w14:paraId="7B0CDB7F" w14:textId="4A37FEB1">
      <w:pPr>
        <w:pStyle w:val="TOC3"/>
        <w:tabs>
          <w:tab w:val="right" w:leader="dot" w:pos="9016"/>
        </w:tabs>
        <w:rPr>
          <w:rFonts w:asciiTheme="minorHAnsi" w:hAnsiTheme="minorHAnsi"/>
          <w:noProof/>
          <w:kern w:val="2"/>
          <w:sz w:val="24"/>
          <w:lang w:eastAsia="zh-CN"/>
          <w14:ligatures w14:val="standardContextual"/>
        </w:rPr>
      </w:pPr>
      <w:hyperlink w:history="1" w:anchor="_Toc232683483">
        <w:r w:rsidRPr="00AB1157">
          <w:rPr>
            <w:rStyle w:val="Hyperlink"/>
            <w:noProof/>
          </w:rPr>
          <w:t>1.2.2 Global &amp; Country Configuration</w:t>
        </w:r>
        <w:r>
          <w:rPr>
            <w:noProof/>
            <w:webHidden/>
          </w:rPr>
          <w:tab/>
        </w:r>
        <w:r>
          <w:rPr>
            <w:noProof/>
            <w:webHidden/>
          </w:rPr>
          <w:fldChar w:fldCharType="begin"/>
        </w:r>
        <w:r>
          <w:rPr>
            <w:noProof/>
            <w:webHidden/>
          </w:rPr>
          <w:instrText xml:space="preserve"> PAGEREF _Toc232683483 \h </w:instrText>
        </w:r>
        <w:r>
          <w:rPr>
            <w:noProof/>
            <w:webHidden/>
          </w:rPr>
        </w:r>
        <w:r>
          <w:rPr>
            <w:noProof/>
            <w:webHidden/>
          </w:rPr>
          <w:fldChar w:fldCharType="separate"/>
        </w:r>
        <w:r>
          <w:rPr>
            <w:noProof/>
            <w:webHidden/>
          </w:rPr>
          <w:t>2</w:t>
        </w:r>
        <w:r>
          <w:rPr>
            <w:noProof/>
            <w:webHidden/>
          </w:rPr>
          <w:fldChar w:fldCharType="end"/>
        </w:r>
      </w:hyperlink>
    </w:p>
    <w:p w:rsidR="006B70A1" w:rsidRDefault="006B70A1" w14:paraId="374D873B" w14:textId="705016E9">
      <w:pPr>
        <w:pStyle w:val="TOC3"/>
        <w:tabs>
          <w:tab w:val="right" w:leader="dot" w:pos="9016"/>
        </w:tabs>
        <w:rPr>
          <w:rFonts w:asciiTheme="minorHAnsi" w:hAnsiTheme="minorHAnsi"/>
          <w:noProof/>
          <w:kern w:val="2"/>
          <w:sz w:val="24"/>
          <w:lang w:eastAsia="zh-CN"/>
          <w14:ligatures w14:val="standardContextual"/>
        </w:rPr>
      </w:pPr>
      <w:hyperlink w:history="1" w:anchor="_Toc232683484">
        <w:r w:rsidRPr="00AB1157">
          <w:rPr>
            <w:rStyle w:val="Hyperlink"/>
            <w:rFonts w:cs="Arial"/>
            <w:noProof/>
          </w:rPr>
          <w:t>1.2.3 Architectural Principles</w:t>
        </w:r>
        <w:r>
          <w:rPr>
            <w:noProof/>
            <w:webHidden/>
          </w:rPr>
          <w:tab/>
        </w:r>
        <w:r>
          <w:rPr>
            <w:noProof/>
            <w:webHidden/>
          </w:rPr>
          <w:fldChar w:fldCharType="begin"/>
        </w:r>
        <w:r>
          <w:rPr>
            <w:noProof/>
            <w:webHidden/>
          </w:rPr>
          <w:instrText xml:space="preserve"> PAGEREF _Toc232683484 \h </w:instrText>
        </w:r>
        <w:r>
          <w:rPr>
            <w:noProof/>
            <w:webHidden/>
          </w:rPr>
        </w:r>
        <w:r>
          <w:rPr>
            <w:noProof/>
            <w:webHidden/>
          </w:rPr>
          <w:fldChar w:fldCharType="separate"/>
        </w:r>
        <w:r>
          <w:rPr>
            <w:noProof/>
            <w:webHidden/>
          </w:rPr>
          <w:t>2</w:t>
        </w:r>
        <w:r>
          <w:rPr>
            <w:noProof/>
            <w:webHidden/>
          </w:rPr>
          <w:fldChar w:fldCharType="end"/>
        </w:r>
      </w:hyperlink>
    </w:p>
    <w:p w:rsidR="006B70A1" w:rsidRDefault="006B70A1" w14:paraId="3449B215" w14:textId="4E882000">
      <w:pPr>
        <w:pStyle w:val="TOC2"/>
        <w:tabs>
          <w:tab w:val="right" w:leader="dot" w:pos="9016"/>
        </w:tabs>
        <w:rPr>
          <w:rFonts w:asciiTheme="minorHAnsi" w:hAnsiTheme="minorHAnsi"/>
          <w:noProof/>
          <w:kern w:val="2"/>
          <w:sz w:val="24"/>
          <w:lang w:eastAsia="zh-CN"/>
          <w14:ligatures w14:val="standardContextual"/>
        </w:rPr>
      </w:pPr>
      <w:hyperlink w:history="1" w:anchor="_Toc232683485">
        <w:r w:rsidRPr="00AB1157">
          <w:rPr>
            <w:rStyle w:val="Hyperlink"/>
            <w:rFonts w:cs="Arial"/>
            <w:noProof/>
          </w:rPr>
          <w:t>1.3 System and Boundaries Included (In-Scope)</w:t>
        </w:r>
        <w:r>
          <w:rPr>
            <w:noProof/>
            <w:webHidden/>
          </w:rPr>
          <w:tab/>
        </w:r>
        <w:r>
          <w:rPr>
            <w:noProof/>
            <w:webHidden/>
          </w:rPr>
          <w:fldChar w:fldCharType="begin"/>
        </w:r>
        <w:r>
          <w:rPr>
            <w:noProof/>
            <w:webHidden/>
          </w:rPr>
          <w:instrText xml:space="preserve"> PAGEREF _Toc232683485 \h </w:instrText>
        </w:r>
        <w:r>
          <w:rPr>
            <w:noProof/>
            <w:webHidden/>
          </w:rPr>
        </w:r>
        <w:r>
          <w:rPr>
            <w:noProof/>
            <w:webHidden/>
          </w:rPr>
          <w:fldChar w:fldCharType="separate"/>
        </w:r>
        <w:r>
          <w:rPr>
            <w:noProof/>
            <w:webHidden/>
          </w:rPr>
          <w:t>2</w:t>
        </w:r>
        <w:r>
          <w:rPr>
            <w:noProof/>
            <w:webHidden/>
          </w:rPr>
          <w:fldChar w:fldCharType="end"/>
        </w:r>
      </w:hyperlink>
    </w:p>
    <w:p w:rsidR="006B70A1" w:rsidRDefault="006B70A1" w14:paraId="0A41ACB2" w14:textId="5E782B52">
      <w:pPr>
        <w:pStyle w:val="TOC3"/>
        <w:tabs>
          <w:tab w:val="right" w:leader="dot" w:pos="9016"/>
        </w:tabs>
        <w:rPr>
          <w:rFonts w:asciiTheme="minorHAnsi" w:hAnsiTheme="minorHAnsi"/>
          <w:noProof/>
          <w:kern w:val="2"/>
          <w:sz w:val="24"/>
          <w:lang w:eastAsia="zh-CN"/>
          <w14:ligatures w14:val="standardContextual"/>
        </w:rPr>
      </w:pPr>
      <w:hyperlink w:history="1" w:anchor="_Toc232683486">
        <w:r w:rsidRPr="00AB1157">
          <w:rPr>
            <w:rStyle w:val="Hyperlink"/>
            <w:noProof/>
          </w:rPr>
          <w:t>1.3.1 CMS Platform</w:t>
        </w:r>
        <w:r>
          <w:rPr>
            <w:noProof/>
            <w:webHidden/>
          </w:rPr>
          <w:tab/>
        </w:r>
        <w:r>
          <w:rPr>
            <w:noProof/>
            <w:webHidden/>
          </w:rPr>
          <w:fldChar w:fldCharType="begin"/>
        </w:r>
        <w:r>
          <w:rPr>
            <w:noProof/>
            <w:webHidden/>
          </w:rPr>
          <w:instrText xml:space="preserve"> PAGEREF _Toc232683486 \h </w:instrText>
        </w:r>
        <w:r>
          <w:rPr>
            <w:noProof/>
            <w:webHidden/>
          </w:rPr>
        </w:r>
        <w:r>
          <w:rPr>
            <w:noProof/>
            <w:webHidden/>
          </w:rPr>
          <w:fldChar w:fldCharType="separate"/>
        </w:r>
        <w:r>
          <w:rPr>
            <w:noProof/>
            <w:webHidden/>
          </w:rPr>
          <w:t>2</w:t>
        </w:r>
        <w:r>
          <w:rPr>
            <w:noProof/>
            <w:webHidden/>
          </w:rPr>
          <w:fldChar w:fldCharType="end"/>
        </w:r>
      </w:hyperlink>
    </w:p>
    <w:p w:rsidR="006B70A1" w:rsidRDefault="006B70A1" w14:paraId="148ACCB5" w14:textId="29EA3122">
      <w:pPr>
        <w:pStyle w:val="TOC3"/>
        <w:tabs>
          <w:tab w:val="right" w:leader="dot" w:pos="9016"/>
        </w:tabs>
        <w:rPr>
          <w:rFonts w:asciiTheme="minorHAnsi" w:hAnsiTheme="minorHAnsi"/>
          <w:noProof/>
          <w:kern w:val="2"/>
          <w:sz w:val="24"/>
          <w:lang w:eastAsia="zh-CN"/>
          <w14:ligatures w14:val="standardContextual"/>
        </w:rPr>
      </w:pPr>
      <w:hyperlink w:history="1" w:anchor="_Toc232683487">
        <w:r w:rsidRPr="00AB1157">
          <w:rPr>
            <w:rStyle w:val="Hyperlink"/>
            <w:noProof/>
          </w:rPr>
          <w:t>1.3.2 Content Models and Managed Structures</w:t>
        </w:r>
        <w:r>
          <w:rPr>
            <w:noProof/>
            <w:webHidden/>
          </w:rPr>
          <w:tab/>
        </w:r>
        <w:r>
          <w:rPr>
            <w:noProof/>
            <w:webHidden/>
          </w:rPr>
          <w:fldChar w:fldCharType="begin"/>
        </w:r>
        <w:r>
          <w:rPr>
            <w:noProof/>
            <w:webHidden/>
          </w:rPr>
          <w:instrText xml:space="preserve"> PAGEREF _Toc232683487 \h </w:instrText>
        </w:r>
        <w:r>
          <w:rPr>
            <w:noProof/>
            <w:webHidden/>
          </w:rPr>
        </w:r>
        <w:r>
          <w:rPr>
            <w:noProof/>
            <w:webHidden/>
          </w:rPr>
          <w:fldChar w:fldCharType="separate"/>
        </w:r>
        <w:r>
          <w:rPr>
            <w:noProof/>
            <w:webHidden/>
          </w:rPr>
          <w:t>2</w:t>
        </w:r>
        <w:r>
          <w:rPr>
            <w:noProof/>
            <w:webHidden/>
          </w:rPr>
          <w:fldChar w:fldCharType="end"/>
        </w:r>
      </w:hyperlink>
    </w:p>
    <w:p w:rsidR="006B70A1" w:rsidRDefault="006B70A1" w14:paraId="2BDBFD65" w14:textId="75E94B1F">
      <w:pPr>
        <w:pStyle w:val="TOC3"/>
        <w:tabs>
          <w:tab w:val="right" w:leader="dot" w:pos="9016"/>
        </w:tabs>
        <w:rPr>
          <w:rFonts w:asciiTheme="minorHAnsi" w:hAnsiTheme="minorHAnsi"/>
          <w:noProof/>
          <w:kern w:val="2"/>
          <w:sz w:val="24"/>
          <w:lang w:eastAsia="zh-CN"/>
          <w14:ligatures w14:val="standardContextual"/>
        </w:rPr>
      </w:pPr>
      <w:hyperlink w:history="1" w:anchor="_Toc232683488">
        <w:r w:rsidRPr="00AB1157">
          <w:rPr>
            <w:rStyle w:val="Hyperlink"/>
            <w:noProof/>
          </w:rPr>
          <w:t>1.3.3 Contract Exposure Layer</w:t>
        </w:r>
        <w:r>
          <w:rPr>
            <w:noProof/>
            <w:webHidden/>
          </w:rPr>
          <w:tab/>
        </w:r>
        <w:r>
          <w:rPr>
            <w:noProof/>
            <w:webHidden/>
          </w:rPr>
          <w:fldChar w:fldCharType="begin"/>
        </w:r>
        <w:r>
          <w:rPr>
            <w:noProof/>
            <w:webHidden/>
          </w:rPr>
          <w:instrText xml:space="preserve"> PAGEREF _Toc232683488 \h </w:instrText>
        </w:r>
        <w:r>
          <w:rPr>
            <w:noProof/>
            <w:webHidden/>
          </w:rPr>
        </w:r>
        <w:r>
          <w:rPr>
            <w:noProof/>
            <w:webHidden/>
          </w:rPr>
          <w:fldChar w:fldCharType="separate"/>
        </w:r>
        <w:r>
          <w:rPr>
            <w:noProof/>
            <w:webHidden/>
          </w:rPr>
          <w:t>3</w:t>
        </w:r>
        <w:r>
          <w:rPr>
            <w:noProof/>
            <w:webHidden/>
          </w:rPr>
          <w:fldChar w:fldCharType="end"/>
        </w:r>
      </w:hyperlink>
    </w:p>
    <w:p w:rsidR="006B70A1" w:rsidRDefault="006B70A1" w14:paraId="3194C3AA" w14:textId="5162FF80">
      <w:pPr>
        <w:pStyle w:val="TOC3"/>
        <w:tabs>
          <w:tab w:val="right" w:leader="dot" w:pos="9016"/>
        </w:tabs>
        <w:rPr>
          <w:rFonts w:asciiTheme="minorHAnsi" w:hAnsiTheme="minorHAnsi"/>
          <w:noProof/>
          <w:kern w:val="2"/>
          <w:sz w:val="24"/>
          <w:lang w:eastAsia="zh-CN"/>
          <w14:ligatures w14:val="standardContextual"/>
        </w:rPr>
      </w:pPr>
      <w:hyperlink w:history="1" w:anchor="_Toc232683489">
        <w:r w:rsidRPr="00AB1157">
          <w:rPr>
            <w:rStyle w:val="Hyperlink"/>
            <w:noProof/>
          </w:rPr>
          <w:t>1.3.4 Content Governance and Lifecycle</w:t>
        </w:r>
        <w:r>
          <w:rPr>
            <w:noProof/>
            <w:webHidden/>
          </w:rPr>
          <w:tab/>
        </w:r>
        <w:r>
          <w:rPr>
            <w:noProof/>
            <w:webHidden/>
          </w:rPr>
          <w:fldChar w:fldCharType="begin"/>
        </w:r>
        <w:r>
          <w:rPr>
            <w:noProof/>
            <w:webHidden/>
          </w:rPr>
          <w:instrText xml:space="preserve"> PAGEREF _Toc232683489 \h </w:instrText>
        </w:r>
        <w:r>
          <w:rPr>
            <w:noProof/>
            <w:webHidden/>
          </w:rPr>
        </w:r>
        <w:r>
          <w:rPr>
            <w:noProof/>
            <w:webHidden/>
          </w:rPr>
          <w:fldChar w:fldCharType="separate"/>
        </w:r>
        <w:r>
          <w:rPr>
            <w:noProof/>
            <w:webHidden/>
          </w:rPr>
          <w:t>3</w:t>
        </w:r>
        <w:r>
          <w:rPr>
            <w:noProof/>
            <w:webHidden/>
          </w:rPr>
          <w:fldChar w:fldCharType="end"/>
        </w:r>
      </w:hyperlink>
    </w:p>
    <w:p w:rsidR="006B70A1" w:rsidRDefault="006B70A1" w14:paraId="33231E89" w14:textId="7726008A">
      <w:pPr>
        <w:pStyle w:val="TOC2"/>
        <w:tabs>
          <w:tab w:val="right" w:leader="dot" w:pos="9016"/>
        </w:tabs>
        <w:rPr>
          <w:rFonts w:asciiTheme="minorHAnsi" w:hAnsiTheme="minorHAnsi"/>
          <w:noProof/>
          <w:kern w:val="2"/>
          <w:sz w:val="24"/>
          <w:lang w:eastAsia="zh-CN"/>
          <w14:ligatures w14:val="standardContextual"/>
        </w:rPr>
      </w:pPr>
      <w:hyperlink w:history="1" w:anchor="_Toc232683490">
        <w:r w:rsidRPr="00AB1157">
          <w:rPr>
            <w:rStyle w:val="Hyperlink"/>
            <w:rFonts w:cs="Arial"/>
            <w:noProof/>
          </w:rPr>
          <w:t>1.4 Out of Scope Clarifications</w:t>
        </w:r>
        <w:r>
          <w:rPr>
            <w:noProof/>
            <w:webHidden/>
          </w:rPr>
          <w:tab/>
        </w:r>
        <w:r>
          <w:rPr>
            <w:noProof/>
            <w:webHidden/>
          </w:rPr>
          <w:fldChar w:fldCharType="begin"/>
        </w:r>
        <w:r>
          <w:rPr>
            <w:noProof/>
            <w:webHidden/>
          </w:rPr>
          <w:instrText xml:space="preserve"> PAGEREF _Toc232683490 \h </w:instrText>
        </w:r>
        <w:r>
          <w:rPr>
            <w:noProof/>
            <w:webHidden/>
          </w:rPr>
        </w:r>
        <w:r>
          <w:rPr>
            <w:noProof/>
            <w:webHidden/>
          </w:rPr>
          <w:fldChar w:fldCharType="separate"/>
        </w:r>
        <w:r>
          <w:rPr>
            <w:noProof/>
            <w:webHidden/>
          </w:rPr>
          <w:t>3</w:t>
        </w:r>
        <w:r>
          <w:rPr>
            <w:noProof/>
            <w:webHidden/>
          </w:rPr>
          <w:fldChar w:fldCharType="end"/>
        </w:r>
      </w:hyperlink>
    </w:p>
    <w:p w:rsidR="006B70A1" w:rsidRDefault="006B70A1" w14:paraId="65573613" w14:textId="0EC3E4A7">
      <w:pPr>
        <w:pStyle w:val="TOC1"/>
        <w:tabs>
          <w:tab w:val="right" w:leader="dot" w:pos="9016"/>
        </w:tabs>
        <w:rPr>
          <w:rFonts w:asciiTheme="minorHAnsi" w:hAnsiTheme="minorHAnsi"/>
          <w:noProof/>
          <w:kern w:val="2"/>
          <w:sz w:val="24"/>
          <w:lang w:eastAsia="zh-CN"/>
          <w14:ligatures w14:val="standardContextual"/>
        </w:rPr>
      </w:pPr>
      <w:hyperlink w:history="1" w:anchor="_Toc232683491">
        <w:r w:rsidRPr="00AB1157">
          <w:rPr>
            <w:rStyle w:val="Hyperlink"/>
            <w:noProof/>
          </w:rPr>
          <w:t>2. High-Level Architecture View</w:t>
        </w:r>
        <w:r>
          <w:rPr>
            <w:noProof/>
            <w:webHidden/>
          </w:rPr>
          <w:tab/>
        </w:r>
        <w:r>
          <w:rPr>
            <w:noProof/>
            <w:webHidden/>
          </w:rPr>
          <w:fldChar w:fldCharType="begin"/>
        </w:r>
        <w:r>
          <w:rPr>
            <w:noProof/>
            <w:webHidden/>
          </w:rPr>
          <w:instrText xml:space="preserve"> PAGEREF _Toc232683491 \h </w:instrText>
        </w:r>
        <w:r>
          <w:rPr>
            <w:noProof/>
            <w:webHidden/>
          </w:rPr>
        </w:r>
        <w:r>
          <w:rPr>
            <w:noProof/>
            <w:webHidden/>
          </w:rPr>
          <w:fldChar w:fldCharType="separate"/>
        </w:r>
        <w:r>
          <w:rPr>
            <w:noProof/>
            <w:webHidden/>
          </w:rPr>
          <w:t>3</w:t>
        </w:r>
        <w:r>
          <w:rPr>
            <w:noProof/>
            <w:webHidden/>
          </w:rPr>
          <w:fldChar w:fldCharType="end"/>
        </w:r>
      </w:hyperlink>
    </w:p>
    <w:p w:rsidR="006B70A1" w:rsidRDefault="006B70A1" w14:paraId="5DC25B9B" w14:textId="669E7AED">
      <w:pPr>
        <w:pStyle w:val="TOC2"/>
        <w:tabs>
          <w:tab w:val="right" w:leader="dot" w:pos="9016"/>
        </w:tabs>
        <w:rPr>
          <w:rFonts w:asciiTheme="minorHAnsi" w:hAnsiTheme="minorHAnsi"/>
          <w:noProof/>
          <w:kern w:val="2"/>
          <w:sz w:val="24"/>
          <w:lang w:eastAsia="zh-CN"/>
          <w14:ligatures w14:val="standardContextual"/>
        </w:rPr>
      </w:pPr>
      <w:hyperlink w:history="1" w:anchor="_Toc232683492">
        <w:r w:rsidRPr="00AB1157">
          <w:rPr>
            <w:rStyle w:val="Hyperlink"/>
            <w:noProof/>
          </w:rPr>
          <w:t>2.1 Component Diagram</w:t>
        </w:r>
        <w:r>
          <w:rPr>
            <w:noProof/>
            <w:webHidden/>
          </w:rPr>
          <w:tab/>
        </w:r>
        <w:r>
          <w:rPr>
            <w:noProof/>
            <w:webHidden/>
          </w:rPr>
          <w:fldChar w:fldCharType="begin"/>
        </w:r>
        <w:r>
          <w:rPr>
            <w:noProof/>
            <w:webHidden/>
          </w:rPr>
          <w:instrText xml:space="preserve"> PAGEREF _Toc232683492 \h </w:instrText>
        </w:r>
        <w:r>
          <w:rPr>
            <w:noProof/>
            <w:webHidden/>
          </w:rPr>
        </w:r>
        <w:r>
          <w:rPr>
            <w:noProof/>
            <w:webHidden/>
          </w:rPr>
          <w:fldChar w:fldCharType="separate"/>
        </w:r>
        <w:r>
          <w:rPr>
            <w:noProof/>
            <w:webHidden/>
          </w:rPr>
          <w:t>3</w:t>
        </w:r>
        <w:r>
          <w:rPr>
            <w:noProof/>
            <w:webHidden/>
          </w:rPr>
          <w:fldChar w:fldCharType="end"/>
        </w:r>
      </w:hyperlink>
    </w:p>
    <w:p w:rsidR="006B70A1" w:rsidRDefault="006B70A1" w14:paraId="044127F2" w14:textId="473D803D">
      <w:pPr>
        <w:pStyle w:val="TOC2"/>
        <w:tabs>
          <w:tab w:val="right" w:leader="dot" w:pos="9016"/>
        </w:tabs>
        <w:rPr>
          <w:rFonts w:asciiTheme="minorHAnsi" w:hAnsiTheme="minorHAnsi"/>
          <w:noProof/>
          <w:kern w:val="2"/>
          <w:sz w:val="24"/>
          <w:lang w:eastAsia="zh-CN"/>
          <w14:ligatures w14:val="standardContextual"/>
        </w:rPr>
      </w:pPr>
      <w:hyperlink w:history="1" w:anchor="_Toc232683493">
        <w:r w:rsidRPr="00AB1157">
          <w:rPr>
            <w:rStyle w:val="Hyperlink"/>
            <w:noProof/>
          </w:rPr>
          <w:t>2.2 Component Descriptions</w:t>
        </w:r>
        <w:r>
          <w:rPr>
            <w:noProof/>
            <w:webHidden/>
          </w:rPr>
          <w:tab/>
        </w:r>
        <w:r>
          <w:rPr>
            <w:noProof/>
            <w:webHidden/>
          </w:rPr>
          <w:fldChar w:fldCharType="begin"/>
        </w:r>
        <w:r>
          <w:rPr>
            <w:noProof/>
            <w:webHidden/>
          </w:rPr>
          <w:instrText xml:space="preserve"> PAGEREF _Toc232683493 \h </w:instrText>
        </w:r>
        <w:r>
          <w:rPr>
            <w:noProof/>
            <w:webHidden/>
          </w:rPr>
        </w:r>
        <w:r>
          <w:rPr>
            <w:noProof/>
            <w:webHidden/>
          </w:rPr>
          <w:fldChar w:fldCharType="separate"/>
        </w:r>
        <w:r>
          <w:rPr>
            <w:noProof/>
            <w:webHidden/>
          </w:rPr>
          <w:t>4</w:t>
        </w:r>
        <w:r>
          <w:rPr>
            <w:noProof/>
            <w:webHidden/>
          </w:rPr>
          <w:fldChar w:fldCharType="end"/>
        </w:r>
      </w:hyperlink>
    </w:p>
    <w:p w:rsidR="006B70A1" w:rsidRDefault="006B70A1" w14:paraId="52A63233" w14:textId="0F3698C4">
      <w:pPr>
        <w:pStyle w:val="TOC3"/>
        <w:tabs>
          <w:tab w:val="right" w:leader="dot" w:pos="9016"/>
        </w:tabs>
        <w:rPr>
          <w:rFonts w:asciiTheme="minorHAnsi" w:hAnsiTheme="minorHAnsi"/>
          <w:noProof/>
          <w:kern w:val="2"/>
          <w:sz w:val="24"/>
          <w:lang w:eastAsia="zh-CN"/>
          <w14:ligatures w14:val="standardContextual"/>
        </w:rPr>
      </w:pPr>
      <w:hyperlink w:history="1" w:anchor="_Toc232683494">
        <w:r w:rsidRPr="00AB1157">
          <w:rPr>
            <w:rStyle w:val="Hyperlink"/>
            <w:noProof/>
          </w:rPr>
          <w:t>2.2.1 Frontend Delivery Layer</w:t>
        </w:r>
        <w:r>
          <w:rPr>
            <w:noProof/>
            <w:webHidden/>
          </w:rPr>
          <w:tab/>
        </w:r>
        <w:r>
          <w:rPr>
            <w:noProof/>
            <w:webHidden/>
          </w:rPr>
          <w:fldChar w:fldCharType="begin"/>
        </w:r>
        <w:r>
          <w:rPr>
            <w:noProof/>
            <w:webHidden/>
          </w:rPr>
          <w:instrText xml:space="preserve"> PAGEREF _Toc232683494 \h </w:instrText>
        </w:r>
        <w:r>
          <w:rPr>
            <w:noProof/>
            <w:webHidden/>
          </w:rPr>
        </w:r>
        <w:r>
          <w:rPr>
            <w:noProof/>
            <w:webHidden/>
          </w:rPr>
          <w:fldChar w:fldCharType="separate"/>
        </w:r>
        <w:r>
          <w:rPr>
            <w:noProof/>
            <w:webHidden/>
          </w:rPr>
          <w:t>4</w:t>
        </w:r>
        <w:r>
          <w:rPr>
            <w:noProof/>
            <w:webHidden/>
          </w:rPr>
          <w:fldChar w:fldCharType="end"/>
        </w:r>
      </w:hyperlink>
    </w:p>
    <w:p w:rsidR="006B70A1" w:rsidRDefault="006B70A1" w14:paraId="4CE0ACB6" w14:textId="61FF920F">
      <w:pPr>
        <w:pStyle w:val="TOC3"/>
        <w:tabs>
          <w:tab w:val="right" w:leader="dot" w:pos="9016"/>
        </w:tabs>
        <w:rPr>
          <w:rFonts w:asciiTheme="minorHAnsi" w:hAnsiTheme="minorHAnsi"/>
          <w:noProof/>
          <w:kern w:val="2"/>
          <w:sz w:val="24"/>
          <w:lang w:eastAsia="zh-CN"/>
          <w14:ligatures w14:val="standardContextual"/>
        </w:rPr>
      </w:pPr>
      <w:hyperlink w:history="1" w:anchor="_Toc232683495">
        <w:r w:rsidRPr="00AB1157">
          <w:rPr>
            <w:rStyle w:val="Hyperlink"/>
            <w:noProof/>
          </w:rPr>
          <w:t>2.2.2 CEP Domain</w:t>
        </w:r>
        <w:r>
          <w:rPr>
            <w:noProof/>
            <w:webHidden/>
          </w:rPr>
          <w:tab/>
        </w:r>
        <w:r>
          <w:rPr>
            <w:noProof/>
            <w:webHidden/>
          </w:rPr>
          <w:fldChar w:fldCharType="begin"/>
        </w:r>
        <w:r>
          <w:rPr>
            <w:noProof/>
            <w:webHidden/>
          </w:rPr>
          <w:instrText xml:space="preserve"> PAGEREF _Toc232683495 \h </w:instrText>
        </w:r>
        <w:r>
          <w:rPr>
            <w:noProof/>
            <w:webHidden/>
          </w:rPr>
        </w:r>
        <w:r>
          <w:rPr>
            <w:noProof/>
            <w:webHidden/>
          </w:rPr>
          <w:fldChar w:fldCharType="separate"/>
        </w:r>
        <w:r>
          <w:rPr>
            <w:noProof/>
            <w:webHidden/>
          </w:rPr>
          <w:t>4</w:t>
        </w:r>
        <w:r>
          <w:rPr>
            <w:noProof/>
            <w:webHidden/>
          </w:rPr>
          <w:fldChar w:fldCharType="end"/>
        </w:r>
      </w:hyperlink>
    </w:p>
    <w:p w:rsidR="006B70A1" w:rsidRDefault="006B70A1" w14:paraId="624EA851" w14:textId="3FBA11A5">
      <w:pPr>
        <w:pStyle w:val="TOC3"/>
        <w:tabs>
          <w:tab w:val="right" w:leader="dot" w:pos="9016"/>
        </w:tabs>
        <w:rPr>
          <w:rFonts w:asciiTheme="minorHAnsi" w:hAnsiTheme="minorHAnsi"/>
          <w:noProof/>
          <w:kern w:val="2"/>
          <w:sz w:val="24"/>
          <w:lang w:eastAsia="zh-CN"/>
          <w14:ligatures w14:val="standardContextual"/>
        </w:rPr>
      </w:pPr>
      <w:hyperlink w:history="1" w:anchor="_Toc232683496">
        <w:r w:rsidRPr="00AB1157">
          <w:rPr>
            <w:rStyle w:val="Hyperlink"/>
            <w:noProof/>
          </w:rPr>
          <w:t>2.2.3 Other Domain Integrations</w:t>
        </w:r>
        <w:r>
          <w:rPr>
            <w:noProof/>
            <w:webHidden/>
          </w:rPr>
          <w:tab/>
        </w:r>
        <w:r>
          <w:rPr>
            <w:noProof/>
            <w:webHidden/>
          </w:rPr>
          <w:fldChar w:fldCharType="begin"/>
        </w:r>
        <w:r>
          <w:rPr>
            <w:noProof/>
            <w:webHidden/>
          </w:rPr>
          <w:instrText xml:space="preserve"> PAGEREF _Toc232683496 \h </w:instrText>
        </w:r>
        <w:r>
          <w:rPr>
            <w:noProof/>
            <w:webHidden/>
          </w:rPr>
        </w:r>
        <w:r>
          <w:rPr>
            <w:noProof/>
            <w:webHidden/>
          </w:rPr>
          <w:fldChar w:fldCharType="separate"/>
        </w:r>
        <w:r>
          <w:rPr>
            <w:noProof/>
            <w:webHidden/>
          </w:rPr>
          <w:t>5</w:t>
        </w:r>
        <w:r>
          <w:rPr>
            <w:noProof/>
            <w:webHidden/>
          </w:rPr>
          <w:fldChar w:fldCharType="end"/>
        </w:r>
      </w:hyperlink>
    </w:p>
    <w:p w:rsidR="006B70A1" w:rsidRDefault="006B70A1" w14:paraId="7E9C2255" w14:textId="216FF408">
      <w:pPr>
        <w:pStyle w:val="TOC2"/>
        <w:tabs>
          <w:tab w:val="right" w:leader="dot" w:pos="9016"/>
        </w:tabs>
        <w:rPr>
          <w:rFonts w:asciiTheme="minorHAnsi" w:hAnsiTheme="minorHAnsi"/>
          <w:noProof/>
          <w:kern w:val="2"/>
          <w:sz w:val="24"/>
          <w:lang w:eastAsia="zh-CN"/>
          <w14:ligatures w14:val="standardContextual"/>
        </w:rPr>
      </w:pPr>
      <w:hyperlink w:history="1" w:anchor="_Toc232683497">
        <w:r w:rsidRPr="00AB1157">
          <w:rPr>
            <w:rStyle w:val="Hyperlink"/>
            <w:noProof/>
          </w:rPr>
          <w:t>2.3 Microservices Listing</w:t>
        </w:r>
        <w:r>
          <w:rPr>
            <w:noProof/>
            <w:webHidden/>
          </w:rPr>
          <w:tab/>
        </w:r>
        <w:r>
          <w:rPr>
            <w:noProof/>
            <w:webHidden/>
          </w:rPr>
          <w:fldChar w:fldCharType="begin"/>
        </w:r>
        <w:r>
          <w:rPr>
            <w:noProof/>
            <w:webHidden/>
          </w:rPr>
          <w:instrText xml:space="preserve"> PAGEREF _Toc232683497 \h </w:instrText>
        </w:r>
        <w:r>
          <w:rPr>
            <w:noProof/>
            <w:webHidden/>
          </w:rPr>
        </w:r>
        <w:r>
          <w:rPr>
            <w:noProof/>
            <w:webHidden/>
          </w:rPr>
          <w:fldChar w:fldCharType="separate"/>
        </w:r>
        <w:r>
          <w:rPr>
            <w:noProof/>
            <w:webHidden/>
          </w:rPr>
          <w:t>5</w:t>
        </w:r>
        <w:r>
          <w:rPr>
            <w:noProof/>
            <w:webHidden/>
          </w:rPr>
          <w:fldChar w:fldCharType="end"/>
        </w:r>
      </w:hyperlink>
    </w:p>
    <w:p w:rsidR="006B70A1" w:rsidRDefault="006B70A1" w14:paraId="46DE2132" w14:textId="7398C04C">
      <w:pPr>
        <w:pStyle w:val="TOC2"/>
        <w:tabs>
          <w:tab w:val="right" w:leader="dot" w:pos="9016"/>
        </w:tabs>
        <w:rPr>
          <w:rFonts w:asciiTheme="minorHAnsi" w:hAnsiTheme="minorHAnsi"/>
          <w:noProof/>
          <w:kern w:val="2"/>
          <w:sz w:val="24"/>
          <w:lang w:eastAsia="zh-CN"/>
          <w14:ligatures w14:val="standardContextual"/>
        </w:rPr>
      </w:pPr>
      <w:hyperlink w:history="1" w:anchor="_Toc232683498">
        <w:r w:rsidRPr="00AB1157">
          <w:rPr>
            <w:rStyle w:val="Hyperlink"/>
            <w:noProof/>
          </w:rPr>
          <w:t>2.4 Key Design Patterns</w:t>
        </w:r>
        <w:r>
          <w:rPr>
            <w:noProof/>
            <w:webHidden/>
          </w:rPr>
          <w:tab/>
        </w:r>
        <w:r>
          <w:rPr>
            <w:noProof/>
            <w:webHidden/>
          </w:rPr>
          <w:fldChar w:fldCharType="begin"/>
        </w:r>
        <w:r>
          <w:rPr>
            <w:noProof/>
            <w:webHidden/>
          </w:rPr>
          <w:instrText xml:space="preserve"> PAGEREF _Toc232683498 \h </w:instrText>
        </w:r>
        <w:r>
          <w:rPr>
            <w:noProof/>
            <w:webHidden/>
          </w:rPr>
        </w:r>
        <w:r>
          <w:rPr>
            <w:noProof/>
            <w:webHidden/>
          </w:rPr>
          <w:fldChar w:fldCharType="separate"/>
        </w:r>
        <w:r>
          <w:rPr>
            <w:noProof/>
            <w:webHidden/>
          </w:rPr>
          <w:t>6</w:t>
        </w:r>
        <w:r>
          <w:rPr>
            <w:noProof/>
            <w:webHidden/>
          </w:rPr>
          <w:fldChar w:fldCharType="end"/>
        </w:r>
      </w:hyperlink>
    </w:p>
    <w:p w:rsidR="006B70A1" w:rsidRDefault="006B70A1" w14:paraId="52AC60FE" w14:textId="57A2B42D">
      <w:pPr>
        <w:pStyle w:val="TOC1"/>
        <w:tabs>
          <w:tab w:val="right" w:leader="dot" w:pos="9016"/>
        </w:tabs>
        <w:rPr>
          <w:rFonts w:asciiTheme="minorHAnsi" w:hAnsiTheme="minorHAnsi"/>
          <w:noProof/>
          <w:kern w:val="2"/>
          <w:sz w:val="24"/>
          <w:lang w:eastAsia="zh-CN"/>
          <w14:ligatures w14:val="standardContextual"/>
        </w:rPr>
      </w:pPr>
      <w:hyperlink w:history="1" w:anchor="_Toc232683499">
        <w:r w:rsidRPr="00AB1157">
          <w:rPr>
            <w:rStyle w:val="Hyperlink"/>
            <w:rFonts w:cs="Arial"/>
            <w:noProof/>
          </w:rPr>
          <w:t>3. Functional Design</w:t>
        </w:r>
        <w:r>
          <w:rPr>
            <w:noProof/>
            <w:webHidden/>
          </w:rPr>
          <w:tab/>
        </w:r>
        <w:r>
          <w:rPr>
            <w:noProof/>
            <w:webHidden/>
          </w:rPr>
          <w:fldChar w:fldCharType="begin"/>
        </w:r>
        <w:r>
          <w:rPr>
            <w:noProof/>
            <w:webHidden/>
          </w:rPr>
          <w:instrText xml:space="preserve"> PAGEREF _Toc232683499 \h </w:instrText>
        </w:r>
        <w:r>
          <w:rPr>
            <w:noProof/>
            <w:webHidden/>
          </w:rPr>
        </w:r>
        <w:r>
          <w:rPr>
            <w:noProof/>
            <w:webHidden/>
          </w:rPr>
          <w:fldChar w:fldCharType="separate"/>
        </w:r>
        <w:r>
          <w:rPr>
            <w:noProof/>
            <w:webHidden/>
          </w:rPr>
          <w:t>7</w:t>
        </w:r>
        <w:r>
          <w:rPr>
            <w:noProof/>
            <w:webHidden/>
          </w:rPr>
          <w:fldChar w:fldCharType="end"/>
        </w:r>
      </w:hyperlink>
    </w:p>
    <w:p w:rsidR="006B70A1" w:rsidRDefault="006B70A1" w14:paraId="3A11C458" w14:textId="16650C95">
      <w:pPr>
        <w:pStyle w:val="TOC2"/>
        <w:tabs>
          <w:tab w:val="right" w:leader="dot" w:pos="9016"/>
        </w:tabs>
        <w:rPr>
          <w:rFonts w:asciiTheme="minorHAnsi" w:hAnsiTheme="minorHAnsi"/>
          <w:noProof/>
          <w:kern w:val="2"/>
          <w:sz w:val="24"/>
          <w:lang w:eastAsia="zh-CN"/>
          <w14:ligatures w14:val="standardContextual"/>
        </w:rPr>
      </w:pPr>
      <w:hyperlink w:history="1" w:anchor="_Toc232683500">
        <w:r w:rsidRPr="00AB1157">
          <w:rPr>
            <w:rStyle w:val="Hyperlink"/>
            <w:noProof/>
          </w:rPr>
          <w:t>3.1 Sequence Diagrams</w:t>
        </w:r>
        <w:r>
          <w:rPr>
            <w:noProof/>
            <w:webHidden/>
          </w:rPr>
          <w:tab/>
        </w:r>
        <w:r>
          <w:rPr>
            <w:noProof/>
            <w:webHidden/>
          </w:rPr>
          <w:fldChar w:fldCharType="begin"/>
        </w:r>
        <w:r>
          <w:rPr>
            <w:noProof/>
            <w:webHidden/>
          </w:rPr>
          <w:instrText xml:space="preserve"> PAGEREF _Toc232683500 \h </w:instrText>
        </w:r>
        <w:r>
          <w:rPr>
            <w:noProof/>
            <w:webHidden/>
          </w:rPr>
        </w:r>
        <w:r>
          <w:rPr>
            <w:noProof/>
            <w:webHidden/>
          </w:rPr>
          <w:fldChar w:fldCharType="separate"/>
        </w:r>
        <w:r>
          <w:rPr>
            <w:noProof/>
            <w:webHidden/>
          </w:rPr>
          <w:t>7</w:t>
        </w:r>
        <w:r>
          <w:rPr>
            <w:noProof/>
            <w:webHidden/>
          </w:rPr>
          <w:fldChar w:fldCharType="end"/>
        </w:r>
      </w:hyperlink>
    </w:p>
    <w:p w:rsidR="006B70A1" w:rsidRDefault="006B70A1" w14:paraId="56A6362A" w14:textId="4EDD4EAD">
      <w:pPr>
        <w:pStyle w:val="TOC3"/>
        <w:tabs>
          <w:tab w:val="right" w:leader="dot" w:pos="9016"/>
        </w:tabs>
        <w:rPr>
          <w:rFonts w:asciiTheme="minorHAnsi" w:hAnsiTheme="minorHAnsi"/>
          <w:noProof/>
          <w:kern w:val="2"/>
          <w:sz w:val="24"/>
          <w:lang w:eastAsia="zh-CN"/>
          <w14:ligatures w14:val="standardContextual"/>
        </w:rPr>
      </w:pPr>
      <w:hyperlink w:history="1" w:anchor="_Toc232683501">
        <w:r w:rsidRPr="00AB1157">
          <w:rPr>
            <w:rStyle w:val="Hyperlink"/>
            <w:noProof/>
          </w:rPr>
          <w:t>3.1.1 Journey</w:t>
        </w:r>
        <w:r>
          <w:rPr>
            <w:noProof/>
            <w:webHidden/>
          </w:rPr>
          <w:tab/>
        </w:r>
        <w:r>
          <w:rPr>
            <w:noProof/>
            <w:webHidden/>
          </w:rPr>
          <w:fldChar w:fldCharType="begin"/>
        </w:r>
        <w:r>
          <w:rPr>
            <w:noProof/>
            <w:webHidden/>
          </w:rPr>
          <w:instrText xml:space="preserve"> PAGEREF _Toc232683501 \h </w:instrText>
        </w:r>
        <w:r>
          <w:rPr>
            <w:noProof/>
            <w:webHidden/>
          </w:rPr>
        </w:r>
        <w:r>
          <w:rPr>
            <w:noProof/>
            <w:webHidden/>
          </w:rPr>
          <w:fldChar w:fldCharType="separate"/>
        </w:r>
        <w:r>
          <w:rPr>
            <w:noProof/>
            <w:webHidden/>
          </w:rPr>
          <w:t>7</w:t>
        </w:r>
        <w:r>
          <w:rPr>
            <w:noProof/>
            <w:webHidden/>
          </w:rPr>
          <w:fldChar w:fldCharType="end"/>
        </w:r>
      </w:hyperlink>
    </w:p>
    <w:p w:rsidR="006B70A1" w:rsidRDefault="006B70A1" w14:paraId="4178CD10" w14:textId="3AAE7576">
      <w:pPr>
        <w:pStyle w:val="TOC3"/>
        <w:tabs>
          <w:tab w:val="right" w:leader="dot" w:pos="9016"/>
        </w:tabs>
        <w:rPr>
          <w:rFonts w:asciiTheme="minorHAnsi" w:hAnsiTheme="minorHAnsi"/>
          <w:noProof/>
          <w:kern w:val="2"/>
          <w:sz w:val="24"/>
          <w:lang w:eastAsia="zh-CN"/>
          <w14:ligatures w14:val="standardContextual"/>
        </w:rPr>
      </w:pPr>
      <w:hyperlink w:history="1" w:anchor="_Toc232683502">
        <w:r w:rsidRPr="00AB1157">
          <w:rPr>
            <w:rStyle w:val="Hyperlink"/>
            <w:noProof/>
          </w:rPr>
          <w:t>3.1.2 Screen</w:t>
        </w:r>
        <w:r>
          <w:rPr>
            <w:noProof/>
            <w:webHidden/>
          </w:rPr>
          <w:tab/>
        </w:r>
        <w:r>
          <w:rPr>
            <w:noProof/>
            <w:webHidden/>
          </w:rPr>
          <w:fldChar w:fldCharType="begin"/>
        </w:r>
        <w:r>
          <w:rPr>
            <w:noProof/>
            <w:webHidden/>
          </w:rPr>
          <w:instrText xml:space="preserve"> PAGEREF _Toc232683502 \h </w:instrText>
        </w:r>
        <w:r>
          <w:rPr>
            <w:noProof/>
            <w:webHidden/>
          </w:rPr>
        </w:r>
        <w:r>
          <w:rPr>
            <w:noProof/>
            <w:webHidden/>
          </w:rPr>
          <w:fldChar w:fldCharType="separate"/>
        </w:r>
        <w:r>
          <w:rPr>
            <w:noProof/>
            <w:webHidden/>
          </w:rPr>
          <w:t>8</w:t>
        </w:r>
        <w:r>
          <w:rPr>
            <w:noProof/>
            <w:webHidden/>
          </w:rPr>
          <w:fldChar w:fldCharType="end"/>
        </w:r>
      </w:hyperlink>
    </w:p>
    <w:p w:rsidR="006B70A1" w:rsidRDefault="006B70A1" w14:paraId="525FB68E" w14:textId="290F07D0">
      <w:pPr>
        <w:pStyle w:val="TOC3"/>
        <w:tabs>
          <w:tab w:val="right" w:leader="dot" w:pos="9016"/>
        </w:tabs>
        <w:rPr>
          <w:rFonts w:asciiTheme="minorHAnsi" w:hAnsiTheme="minorHAnsi"/>
          <w:noProof/>
          <w:kern w:val="2"/>
          <w:sz w:val="24"/>
          <w:lang w:eastAsia="zh-CN"/>
          <w14:ligatures w14:val="standardContextual"/>
        </w:rPr>
      </w:pPr>
      <w:hyperlink w:history="1" w:anchor="_Toc232683503">
        <w:r w:rsidRPr="00AB1157">
          <w:rPr>
            <w:rStyle w:val="Hyperlink"/>
            <w:noProof/>
          </w:rPr>
          <w:t>3.1.3 Notification Template</w:t>
        </w:r>
        <w:r>
          <w:rPr>
            <w:noProof/>
            <w:webHidden/>
          </w:rPr>
          <w:tab/>
        </w:r>
        <w:r>
          <w:rPr>
            <w:noProof/>
            <w:webHidden/>
          </w:rPr>
          <w:fldChar w:fldCharType="begin"/>
        </w:r>
        <w:r>
          <w:rPr>
            <w:noProof/>
            <w:webHidden/>
          </w:rPr>
          <w:instrText xml:space="preserve"> PAGEREF _Toc232683503 \h </w:instrText>
        </w:r>
        <w:r>
          <w:rPr>
            <w:noProof/>
            <w:webHidden/>
          </w:rPr>
        </w:r>
        <w:r>
          <w:rPr>
            <w:noProof/>
            <w:webHidden/>
          </w:rPr>
          <w:fldChar w:fldCharType="separate"/>
        </w:r>
        <w:r>
          <w:rPr>
            <w:noProof/>
            <w:webHidden/>
          </w:rPr>
          <w:t>9</w:t>
        </w:r>
        <w:r>
          <w:rPr>
            <w:noProof/>
            <w:webHidden/>
          </w:rPr>
          <w:fldChar w:fldCharType="end"/>
        </w:r>
      </w:hyperlink>
    </w:p>
    <w:p w:rsidR="006B70A1" w:rsidRDefault="006B70A1" w14:paraId="3CEB33F6" w14:textId="0FF23B0D">
      <w:pPr>
        <w:pStyle w:val="TOC3"/>
        <w:tabs>
          <w:tab w:val="right" w:leader="dot" w:pos="9016"/>
        </w:tabs>
        <w:rPr>
          <w:rFonts w:asciiTheme="minorHAnsi" w:hAnsiTheme="minorHAnsi"/>
          <w:noProof/>
          <w:kern w:val="2"/>
          <w:sz w:val="24"/>
          <w:lang w:eastAsia="zh-CN"/>
          <w14:ligatures w14:val="standardContextual"/>
        </w:rPr>
      </w:pPr>
      <w:hyperlink w:history="1" w:anchor="_Toc232683504">
        <w:r w:rsidRPr="00AB1157">
          <w:rPr>
            <w:rStyle w:val="Hyperlink"/>
            <w:noProof/>
          </w:rPr>
          <w:t>3.1.4 Receipt Template</w:t>
        </w:r>
        <w:r>
          <w:rPr>
            <w:noProof/>
            <w:webHidden/>
          </w:rPr>
          <w:tab/>
        </w:r>
        <w:r>
          <w:rPr>
            <w:noProof/>
            <w:webHidden/>
          </w:rPr>
          <w:fldChar w:fldCharType="begin"/>
        </w:r>
        <w:r>
          <w:rPr>
            <w:noProof/>
            <w:webHidden/>
          </w:rPr>
          <w:instrText xml:space="preserve"> PAGEREF _Toc232683504 \h </w:instrText>
        </w:r>
        <w:r>
          <w:rPr>
            <w:noProof/>
            <w:webHidden/>
          </w:rPr>
        </w:r>
        <w:r>
          <w:rPr>
            <w:noProof/>
            <w:webHidden/>
          </w:rPr>
          <w:fldChar w:fldCharType="separate"/>
        </w:r>
        <w:r>
          <w:rPr>
            <w:noProof/>
            <w:webHidden/>
          </w:rPr>
          <w:t>10</w:t>
        </w:r>
        <w:r>
          <w:rPr>
            <w:noProof/>
            <w:webHidden/>
          </w:rPr>
          <w:fldChar w:fldCharType="end"/>
        </w:r>
      </w:hyperlink>
    </w:p>
    <w:p w:rsidR="006B70A1" w:rsidRDefault="006B70A1" w14:paraId="26353E0F" w14:textId="7D4865FF">
      <w:pPr>
        <w:pStyle w:val="TOC3"/>
        <w:tabs>
          <w:tab w:val="right" w:leader="dot" w:pos="9016"/>
        </w:tabs>
        <w:rPr>
          <w:rFonts w:asciiTheme="minorHAnsi" w:hAnsiTheme="minorHAnsi"/>
          <w:noProof/>
          <w:kern w:val="2"/>
          <w:sz w:val="24"/>
          <w:lang w:eastAsia="zh-CN"/>
          <w14:ligatures w14:val="standardContextual"/>
        </w:rPr>
      </w:pPr>
      <w:hyperlink w:history="1" w:anchor="_Toc232683505">
        <w:r w:rsidRPr="00AB1157">
          <w:rPr>
            <w:rStyle w:val="Hyperlink"/>
            <w:noProof/>
          </w:rPr>
          <w:t>3.1.5 Manifest</w:t>
        </w:r>
        <w:r>
          <w:rPr>
            <w:noProof/>
            <w:webHidden/>
          </w:rPr>
          <w:tab/>
        </w:r>
        <w:r>
          <w:rPr>
            <w:noProof/>
            <w:webHidden/>
          </w:rPr>
          <w:fldChar w:fldCharType="begin"/>
        </w:r>
        <w:r>
          <w:rPr>
            <w:noProof/>
            <w:webHidden/>
          </w:rPr>
          <w:instrText xml:space="preserve"> PAGEREF _Toc232683505 \h </w:instrText>
        </w:r>
        <w:r>
          <w:rPr>
            <w:noProof/>
            <w:webHidden/>
          </w:rPr>
        </w:r>
        <w:r>
          <w:rPr>
            <w:noProof/>
            <w:webHidden/>
          </w:rPr>
          <w:fldChar w:fldCharType="separate"/>
        </w:r>
        <w:r>
          <w:rPr>
            <w:noProof/>
            <w:webHidden/>
          </w:rPr>
          <w:t>10</w:t>
        </w:r>
        <w:r>
          <w:rPr>
            <w:noProof/>
            <w:webHidden/>
          </w:rPr>
          <w:fldChar w:fldCharType="end"/>
        </w:r>
      </w:hyperlink>
    </w:p>
    <w:p w:rsidR="006B70A1" w:rsidRDefault="006B70A1" w14:paraId="639A892F" w14:textId="407C28B7">
      <w:pPr>
        <w:pStyle w:val="TOC3"/>
        <w:tabs>
          <w:tab w:val="right" w:leader="dot" w:pos="9016"/>
        </w:tabs>
        <w:rPr>
          <w:rFonts w:asciiTheme="minorHAnsi" w:hAnsiTheme="minorHAnsi"/>
          <w:noProof/>
          <w:kern w:val="2"/>
          <w:sz w:val="24"/>
          <w:lang w:eastAsia="zh-CN"/>
          <w14:ligatures w14:val="standardContextual"/>
        </w:rPr>
      </w:pPr>
      <w:hyperlink w:history="1" w:anchor="_Toc232683506">
        <w:r w:rsidRPr="00AB1157">
          <w:rPr>
            <w:rStyle w:val="Hyperlink"/>
            <w:noProof/>
          </w:rPr>
          <w:t>3.1.6 Webhook</w:t>
        </w:r>
        <w:r>
          <w:rPr>
            <w:noProof/>
            <w:webHidden/>
          </w:rPr>
          <w:tab/>
        </w:r>
        <w:r>
          <w:rPr>
            <w:noProof/>
            <w:webHidden/>
          </w:rPr>
          <w:fldChar w:fldCharType="begin"/>
        </w:r>
        <w:r>
          <w:rPr>
            <w:noProof/>
            <w:webHidden/>
          </w:rPr>
          <w:instrText xml:space="preserve"> PAGEREF _Toc232683506 \h </w:instrText>
        </w:r>
        <w:r>
          <w:rPr>
            <w:noProof/>
            <w:webHidden/>
          </w:rPr>
        </w:r>
        <w:r>
          <w:rPr>
            <w:noProof/>
            <w:webHidden/>
          </w:rPr>
          <w:fldChar w:fldCharType="separate"/>
        </w:r>
        <w:r>
          <w:rPr>
            <w:noProof/>
            <w:webHidden/>
          </w:rPr>
          <w:t>11</w:t>
        </w:r>
        <w:r>
          <w:rPr>
            <w:noProof/>
            <w:webHidden/>
          </w:rPr>
          <w:fldChar w:fldCharType="end"/>
        </w:r>
      </w:hyperlink>
    </w:p>
    <w:p w:rsidR="006B70A1" w:rsidRDefault="006B70A1" w14:paraId="3A8DB1B5" w14:textId="14E89F8F">
      <w:pPr>
        <w:pStyle w:val="TOC2"/>
        <w:tabs>
          <w:tab w:val="right" w:leader="dot" w:pos="9016"/>
        </w:tabs>
        <w:rPr>
          <w:rFonts w:asciiTheme="minorHAnsi" w:hAnsiTheme="minorHAnsi"/>
          <w:noProof/>
          <w:kern w:val="2"/>
          <w:sz w:val="24"/>
          <w:lang w:eastAsia="zh-CN"/>
          <w14:ligatures w14:val="standardContextual"/>
        </w:rPr>
      </w:pPr>
      <w:hyperlink w:history="1" w:anchor="_Toc232683507">
        <w:r w:rsidRPr="00AB1157">
          <w:rPr>
            <w:rStyle w:val="Hyperlink"/>
            <w:noProof/>
          </w:rPr>
          <w:t>3.2 Content Configuration</w:t>
        </w:r>
        <w:r>
          <w:rPr>
            <w:noProof/>
            <w:webHidden/>
          </w:rPr>
          <w:tab/>
        </w:r>
        <w:r>
          <w:rPr>
            <w:noProof/>
            <w:webHidden/>
          </w:rPr>
          <w:fldChar w:fldCharType="begin"/>
        </w:r>
        <w:r>
          <w:rPr>
            <w:noProof/>
            <w:webHidden/>
          </w:rPr>
          <w:instrText xml:space="preserve"> PAGEREF _Toc232683507 \h </w:instrText>
        </w:r>
        <w:r>
          <w:rPr>
            <w:noProof/>
            <w:webHidden/>
          </w:rPr>
        </w:r>
        <w:r>
          <w:rPr>
            <w:noProof/>
            <w:webHidden/>
          </w:rPr>
          <w:fldChar w:fldCharType="separate"/>
        </w:r>
        <w:r>
          <w:rPr>
            <w:noProof/>
            <w:webHidden/>
          </w:rPr>
          <w:t>11</w:t>
        </w:r>
        <w:r>
          <w:rPr>
            <w:noProof/>
            <w:webHidden/>
          </w:rPr>
          <w:fldChar w:fldCharType="end"/>
        </w:r>
      </w:hyperlink>
    </w:p>
    <w:p w:rsidR="006B70A1" w:rsidRDefault="006B70A1" w14:paraId="68E73A3A" w14:textId="54760CF8">
      <w:pPr>
        <w:pStyle w:val="TOC3"/>
        <w:tabs>
          <w:tab w:val="right" w:leader="dot" w:pos="9016"/>
        </w:tabs>
        <w:rPr>
          <w:rFonts w:asciiTheme="minorHAnsi" w:hAnsiTheme="minorHAnsi"/>
          <w:noProof/>
          <w:kern w:val="2"/>
          <w:sz w:val="24"/>
          <w:lang w:eastAsia="zh-CN"/>
          <w14:ligatures w14:val="standardContextual"/>
        </w:rPr>
      </w:pPr>
      <w:hyperlink w:history="1" w:anchor="_Toc232683508">
        <w:r w:rsidRPr="00AB1157">
          <w:rPr>
            <w:rStyle w:val="Hyperlink"/>
            <w:noProof/>
          </w:rPr>
          <w:t>3.2.1 Configurable Content Types</w:t>
        </w:r>
        <w:r>
          <w:rPr>
            <w:noProof/>
            <w:webHidden/>
          </w:rPr>
          <w:tab/>
        </w:r>
        <w:r>
          <w:rPr>
            <w:noProof/>
            <w:webHidden/>
          </w:rPr>
          <w:fldChar w:fldCharType="begin"/>
        </w:r>
        <w:r>
          <w:rPr>
            <w:noProof/>
            <w:webHidden/>
          </w:rPr>
          <w:instrText xml:space="preserve"> PAGEREF _Toc232683508 \h </w:instrText>
        </w:r>
        <w:r>
          <w:rPr>
            <w:noProof/>
            <w:webHidden/>
          </w:rPr>
        </w:r>
        <w:r>
          <w:rPr>
            <w:noProof/>
            <w:webHidden/>
          </w:rPr>
          <w:fldChar w:fldCharType="separate"/>
        </w:r>
        <w:r>
          <w:rPr>
            <w:noProof/>
            <w:webHidden/>
          </w:rPr>
          <w:t>11</w:t>
        </w:r>
        <w:r>
          <w:rPr>
            <w:noProof/>
            <w:webHidden/>
          </w:rPr>
          <w:fldChar w:fldCharType="end"/>
        </w:r>
      </w:hyperlink>
    </w:p>
    <w:p w:rsidR="006B70A1" w:rsidRDefault="006B70A1" w14:paraId="09B1BC3C" w14:textId="57670251">
      <w:pPr>
        <w:pStyle w:val="TOC2"/>
        <w:tabs>
          <w:tab w:val="right" w:leader="dot" w:pos="9016"/>
        </w:tabs>
        <w:rPr>
          <w:rFonts w:asciiTheme="minorHAnsi" w:hAnsiTheme="minorHAnsi"/>
          <w:noProof/>
          <w:kern w:val="2"/>
          <w:sz w:val="24"/>
          <w:lang w:eastAsia="zh-CN"/>
          <w14:ligatures w14:val="standardContextual"/>
        </w:rPr>
      </w:pPr>
      <w:hyperlink w:history="1" w:anchor="_Toc232683509">
        <w:r w:rsidRPr="00AB1157">
          <w:rPr>
            <w:rStyle w:val="Hyperlink"/>
            <w:noProof/>
          </w:rPr>
          <w:t>3.3 Content Lifecycle</w:t>
        </w:r>
        <w:r>
          <w:rPr>
            <w:noProof/>
            <w:webHidden/>
          </w:rPr>
          <w:tab/>
        </w:r>
        <w:r>
          <w:rPr>
            <w:noProof/>
            <w:webHidden/>
          </w:rPr>
          <w:fldChar w:fldCharType="begin"/>
        </w:r>
        <w:r>
          <w:rPr>
            <w:noProof/>
            <w:webHidden/>
          </w:rPr>
          <w:instrText xml:space="preserve"> PAGEREF _Toc232683509 \h </w:instrText>
        </w:r>
        <w:r>
          <w:rPr>
            <w:noProof/>
            <w:webHidden/>
          </w:rPr>
        </w:r>
        <w:r>
          <w:rPr>
            <w:noProof/>
            <w:webHidden/>
          </w:rPr>
          <w:fldChar w:fldCharType="separate"/>
        </w:r>
        <w:r>
          <w:rPr>
            <w:noProof/>
            <w:webHidden/>
          </w:rPr>
          <w:t>12</w:t>
        </w:r>
        <w:r>
          <w:rPr>
            <w:noProof/>
            <w:webHidden/>
          </w:rPr>
          <w:fldChar w:fldCharType="end"/>
        </w:r>
      </w:hyperlink>
    </w:p>
    <w:p w:rsidR="006B70A1" w:rsidRDefault="006B70A1" w14:paraId="028EF243" w14:textId="57800A6B">
      <w:pPr>
        <w:pStyle w:val="TOC3"/>
        <w:tabs>
          <w:tab w:val="right" w:leader="dot" w:pos="9016"/>
        </w:tabs>
        <w:rPr>
          <w:rFonts w:asciiTheme="minorHAnsi" w:hAnsiTheme="minorHAnsi"/>
          <w:noProof/>
          <w:kern w:val="2"/>
          <w:sz w:val="24"/>
          <w:lang w:eastAsia="zh-CN"/>
          <w14:ligatures w14:val="standardContextual"/>
        </w:rPr>
      </w:pPr>
      <w:hyperlink w:history="1" w:anchor="_Toc232683510">
        <w:r w:rsidRPr="00AB1157">
          <w:rPr>
            <w:rStyle w:val="Hyperlink"/>
            <w:noProof/>
          </w:rPr>
          <w:t>3.3.1 Change Classification</w:t>
        </w:r>
        <w:r>
          <w:rPr>
            <w:noProof/>
            <w:webHidden/>
          </w:rPr>
          <w:tab/>
        </w:r>
        <w:r>
          <w:rPr>
            <w:noProof/>
            <w:webHidden/>
          </w:rPr>
          <w:fldChar w:fldCharType="begin"/>
        </w:r>
        <w:r>
          <w:rPr>
            <w:noProof/>
            <w:webHidden/>
          </w:rPr>
          <w:instrText xml:space="preserve"> PAGEREF _Toc232683510 \h </w:instrText>
        </w:r>
        <w:r>
          <w:rPr>
            <w:noProof/>
            <w:webHidden/>
          </w:rPr>
        </w:r>
        <w:r>
          <w:rPr>
            <w:noProof/>
            <w:webHidden/>
          </w:rPr>
          <w:fldChar w:fldCharType="separate"/>
        </w:r>
        <w:r>
          <w:rPr>
            <w:noProof/>
            <w:webHidden/>
          </w:rPr>
          <w:t>12</w:t>
        </w:r>
        <w:r>
          <w:rPr>
            <w:noProof/>
            <w:webHidden/>
          </w:rPr>
          <w:fldChar w:fldCharType="end"/>
        </w:r>
      </w:hyperlink>
    </w:p>
    <w:p w:rsidR="006B70A1" w:rsidRDefault="006B70A1" w14:paraId="40F0AB1D" w14:textId="72ED5FD1">
      <w:pPr>
        <w:pStyle w:val="TOC2"/>
        <w:tabs>
          <w:tab w:val="right" w:leader="dot" w:pos="9016"/>
        </w:tabs>
        <w:rPr>
          <w:rFonts w:asciiTheme="minorHAnsi" w:hAnsiTheme="minorHAnsi"/>
          <w:noProof/>
          <w:kern w:val="2"/>
          <w:sz w:val="24"/>
          <w:lang w:eastAsia="zh-CN"/>
          <w14:ligatures w14:val="standardContextual"/>
        </w:rPr>
      </w:pPr>
      <w:hyperlink w:history="1" w:anchor="_Toc232683511">
        <w:r w:rsidRPr="00AB1157">
          <w:rPr>
            <w:rStyle w:val="Hyperlink"/>
            <w:noProof/>
          </w:rPr>
          <w:t>3.4 Versioning Strategy</w:t>
        </w:r>
        <w:r>
          <w:rPr>
            <w:noProof/>
            <w:webHidden/>
          </w:rPr>
          <w:tab/>
        </w:r>
        <w:r>
          <w:rPr>
            <w:noProof/>
            <w:webHidden/>
          </w:rPr>
          <w:fldChar w:fldCharType="begin"/>
        </w:r>
        <w:r>
          <w:rPr>
            <w:noProof/>
            <w:webHidden/>
          </w:rPr>
          <w:instrText xml:space="preserve"> PAGEREF _Toc232683511 \h </w:instrText>
        </w:r>
        <w:r>
          <w:rPr>
            <w:noProof/>
            <w:webHidden/>
          </w:rPr>
        </w:r>
        <w:r>
          <w:rPr>
            <w:noProof/>
            <w:webHidden/>
          </w:rPr>
          <w:fldChar w:fldCharType="separate"/>
        </w:r>
        <w:r>
          <w:rPr>
            <w:noProof/>
            <w:webHidden/>
          </w:rPr>
          <w:t>13</w:t>
        </w:r>
        <w:r>
          <w:rPr>
            <w:noProof/>
            <w:webHidden/>
          </w:rPr>
          <w:fldChar w:fldCharType="end"/>
        </w:r>
      </w:hyperlink>
    </w:p>
    <w:p w:rsidR="006B70A1" w:rsidRDefault="006B70A1" w14:paraId="6BE148E8" w14:textId="67C6882B">
      <w:pPr>
        <w:pStyle w:val="TOC2"/>
        <w:tabs>
          <w:tab w:val="right" w:leader="dot" w:pos="9016"/>
        </w:tabs>
        <w:rPr>
          <w:rFonts w:asciiTheme="minorHAnsi" w:hAnsiTheme="minorHAnsi"/>
          <w:noProof/>
          <w:kern w:val="2"/>
          <w:sz w:val="24"/>
          <w:lang w:eastAsia="zh-CN"/>
          <w14:ligatures w14:val="standardContextual"/>
        </w:rPr>
      </w:pPr>
      <w:hyperlink w:history="1" w:anchor="_Toc232683512">
        <w:r w:rsidRPr="00AB1157">
          <w:rPr>
            <w:rStyle w:val="Hyperlink"/>
            <w:noProof/>
          </w:rPr>
          <w:t>3.5 Locationisation Strategy</w:t>
        </w:r>
        <w:r>
          <w:rPr>
            <w:noProof/>
            <w:webHidden/>
          </w:rPr>
          <w:tab/>
        </w:r>
        <w:r>
          <w:rPr>
            <w:noProof/>
            <w:webHidden/>
          </w:rPr>
          <w:fldChar w:fldCharType="begin"/>
        </w:r>
        <w:r>
          <w:rPr>
            <w:noProof/>
            <w:webHidden/>
          </w:rPr>
          <w:instrText xml:space="preserve"> PAGEREF _Toc232683512 \h </w:instrText>
        </w:r>
        <w:r>
          <w:rPr>
            <w:noProof/>
            <w:webHidden/>
          </w:rPr>
        </w:r>
        <w:r>
          <w:rPr>
            <w:noProof/>
            <w:webHidden/>
          </w:rPr>
          <w:fldChar w:fldCharType="separate"/>
        </w:r>
        <w:r>
          <w:rPr>
            <w:noProof/>
            <w:webHidden/>
          </w:rPr>
          <w:t>13</w:t>
        </w:r>
        <w:r>
          <w:rPr>
            <w:noProof/>
            <w:webHidden/>
          </w:rPr>
          <w:fldChar w:fldCharType="end"/>
        </w:r>
      </w:hyperlink>
    </w:p>
    <w:p w:rsidR="006B70A1" w:rsidRDefault="006B70A1" w14:paraId="3CB6E72A" w14:textId="5703BF94">
      <w:pPr>
        <w:pStyle w:val="TOC2"/>
        <w:tabs>
          <w:tab w:val="right" w:leader="dot" w:pos="9016"/>
        </w:tabs>
        <w:rPr>
          <w:rFonts w:asciiTheme="minorHAnsi" w:hAnsiTheme="minorHAnsi"/>
          <w:noProof/>
          <w:kern w:val="2"/>
          <w:sz w:val="24"/>
          <w:lang w:eastAsia="zh-CN"/>
          <w14:ligatures w14:val="standardContextual"/>
        </w:rPr>
      </w:pPr>
      <w:hyperlink w:history="1" w:anchor="_Toc232683513">
        <w:r w:rsidRPr="00AB1157">
          <w:rPr>
            <w:rStyle w:val="Hyperlink"/>
            <w:noProof/>
          </w:rPr>
          <w:t>3.6 Payload Projection</w:t>
        </w:r>
        <w:r>
          <w:rPr>
            <w:noProof/>
            <w:webHidden/>
          </w:rPr>
          <w:tab/>
        </w:r>
        <w:r>
          <w:rPr>
            <w:noProof/>
            <w:webHidden/>
          </w:rPr>
          <w:fldChar w:fldCharType="begin"/>
        </w:r>
        <w:r>
          <w:rPr>
            <w:noProof/>
            <w:webHidden/>
          </w:rPr>
          <w:instrText xml:space="preserve"> PAGEREF _Toc232683513 \h </w:instrText>
        </w:r>
        <w:r>
          <w:rPr>
            <w:noProof/>
            <w:webHidden/>
          </w:rPr>
        </w:r>
        <w:r>
          <w:rPr>
            <w:noProof/>
            <w:webHidden/>
          </w:rPr>
          <w:fldChar w:fldCharType="separate"/>
        </w:r>
        <w:r>
          <w:rPr>
            <w:noProof/>
            <w:webHidden/>
          </w:rPr>
          <w:t>13</w:t>
        </w:r>
        <w:r>
          <w:rPr>
            <w:noProof/>
            <w:webHidden/>
          </w:rPr>
          <w:fldChar w:fldCharType="end"/>
        </w:r>
      </w:hyperlink>
    </w:p>
    <w:p w:rsidR="006B70A1" w:rsidRDefault="006B70A1" w14:paraId="4FCF0BE6" w14:textId="3FADBB8F">
      <w:pPr>
        <w:pStyle w:val="TOC2"/>
        <w:tabs>
          <w:tab w:val="right" w:leader="dot" w:pos="9016"/>
        </w:tabs>
        <w:rPr>
          <w:rFonts w:asciiTheme="minorHAnsi" w:hAnsiTheme="minorHAnsi"/>
          <w:noProof/>
          <w:kern w:val="2"/>
          <w:sz w:val="24"/>
          <w:lang w:eastAsia="zh-CN"/>
          <w14:ligatures w14:val="standardContextual"/>
        </w:rPr>
      </w:pPr>
      <w:hyperlink w:history="1" w:anchor="_Toc232683514">
        <w:r w:rsidRPr="00AB1157">
          <w:rPr>
            <w:rStyle w:val="Hyperlink"/>
            <w:noProof/>
          </w:rPr>
          <w:t>3.7 Governance</w:t>
        </w:r>
        <w:r>
          <w:rPr>
            <w:noProof/>
            <w:webHidden/>
          </w:rPr>
          <w:tab/>
        </w:r>
        <w:r>
          <w:rPr>
            <w:noProof/>
            <w:webHidden/>
          </w:rPr>
          <w:fldChar w:fldCharType="begin"/>
        </w:r>
        <w:r>
          <w:rPr>
            <w:noProof/>
            <w:webHidden/>
          </w:rPr>
          <w:instrText xml:space="preserve"> PAGEREF _Toc232683514 \h </w:instrText>
        </w:r>
        <w:r>
          <w:rPr>
            <w:noProof/>
            <w:webHidden/>
          </w:rPr>
        </w:r>
        <w:r>
          <w:rPr>
            <w:noProof/>
            <w:webHidden/>
          </w:rPr>
          <w:fldChar w:fldCharType="separate"/>
        </w:r>
        <w:r>
          <w:rPr>
            <w:noProof/>
            <w:webHidden/>
          </w:rPr>
          <w:t>14</w:t>
        </w:r>
        <w:r>
          <w:rPr>
            <w:noProof/>
            <w:webHidden/>
          </w:rPr>
          <w:fldChar w:fldCharType="end"/>
        </w:r>
      </w:hyperlink>
    </w:p>
    <w:p w:rsidR="006B70A1" w:rsidRDefault="006B70A1" w14:paraId="550867FF" w14:textId="56298356">
      <w:pPr>
        <w:pStyle w:val="TOC3"/>
        <w:tabs>
          <w:tab w:val="right" w:leader="dot" w:pos="9016"/>
        </w:tabs>
        <w:rPr>
          <w:rFonts w:asciiTheme="minorHAnsi" w:hAnsiTheme="minorHAnsi"/>
          <w:noProof/>
          <w:kern w:val="2"/>
          <w:sz w:val="24"/>
          <w:lang w:eastAsia="zh-CN"/>
          <w14:ligatures w14:val="standardContextual"/>
        </w:rPr>
      </w:pPr>
      <w:hyperlink w:history="1" w:anchor="_Toc232683515">
        <w:r w:rsidRPr="00AB1157">
          <w:rPr>
            <w:rStyle w:val="Hyperlink"/>
            <w:noProof/>
          </w:rPr>
          <w:t>3.7.1 Role-Based Access Control</w:t>
        </w:r>
        <w:r>
          <w:rPr>
            <w:noProof/>
            <w:webHidden/>
          </w:rPr>
          <w:tab/>
        </w:r>
        <w:r>
          <w:rPr>
            <w:noProof/>
            <w:webHidden/>
          </w:rPr>
          <w:fldChar w:fldCharType="begin"/>
        </w:r>
        <w:r>
          <w:rPr>
            <w:noProof/>
            <w:webHidden/>
          </w:rPr>
          <w:instrText xml:space="preserve"> PAGEREF _Toc232683515 \h </w:instrText>
        </w:r>
        <w:r>
          <w:rPr>
            <w:noProof/>
            <w:webHidden/>
          </w:rPr>
        </w:r>
        <w:r>
          <w:rPr>
            <w:noProof/>
            <w:webHidden/>
          </w:rPr>
          <w:fldChar w:fldCharType="separate"/>
        </w:r>
        <w:r>
          <w:rPr>
            <w:noProof/>
            <w:webHidden/>
          </w:rPr>
          <w:t>14</w:t>
        </w:r>
        <w:r>
          <w:rPr>
            <w:noProof/>
            <w:webHidden/>
          </w:rPr>
          <w:fldChar w:fldCharType="end"/>
        </w:r>
      </w:hyperlink>
    </w:p>
    <w:p w:rsidR="006B70A1" w:rsidRDefault="006B70A1" w14:paraId="3E8A7BA0" w14:textId="50560953">
      <w:pPr>
        <w:pStyle w:val="TOC4"/>
        <w:tabs>
          <w:tab w:val="right" w:leader="dot" w:pos="9016"/>
        </w:tabs>
        <w:rPr>
          <w:rFonts w:asciiTheme="minorHAnsi" w:hAnsiTheme="minorHAnsi"/>
          <w:noProof/>
          <w:kern w:val="2"/>
          <w:sz w:val="24"/>
          <w:lang w:eastAsia="zh-CN"/>
          <w14:ligatures w14:val="standardContextual"/>
        </w:rPr>
      </w:pPr>
      <w:hyperlink w:history="1" w:anchor="_Toc232683516">
        <w:r w:rsidRPr="00AB1157">
          <w:rPr>
            <w:rStyle w:val="Hyperlink"/>
            <w:noProof/>
          </w:rPr>
          <w:t>3.7.1.1 Viewer</w:t>
        </w:r>
        <w:r>
          <w:rPr>
            <w:noProof/>
            <w:webHidden/>
          </w:rPr>
          <w:tab/>
        </w:r>
        <w:r>
          <w:rPr>
            <w:noProof/>
            <w:webHidden/>
          </w:rPr>
          <w:fldChar w:fldCharType="begin"/>
        </w:r>
        <w:r>
          <w:rPr>
            <w:noProof/>
            <w:webHidden/>
          </w:rPr>
          <w:instrText xml:space="preserve"> PAGEREF _Toc232683516 \h </w:instrText>
        </w:r>
        <w:r>
          <w:rPr>
            <w:noProof/>
            <w:webHidden/>
          </w:rPr>
        </w:r>
        <w:r>
          <w:rPr>
            <w:noProof/>
            <w:webHidden/>
          </w:rPr>
          <w:fldChar w:fldCharType="separate"/>
        </w:r>
        <w:r>
          <w:rPr>
            <w:noProof/>
            <w:webHidden/>
          </w:rPr>
          <w:t>14</w:t>
        </w:r>
        <w:r>
          <w:rPr>
            <w:noProof/>
            <w:webHidden/>
          </w:rPr>
          <w:fldChar w:fldCharType="end"/>
        </w:r>
      </w:hyperlink>
    </w:p>
    <w:p w:rsidR="006B70A1" w:rsidRDefault="006B70A1" w14:paraId="61B588BB" w14:textId="03BDD433">
      <w:pPr>
        <w:pStyle w:val="TOC4"/>
        <w:tabs>
          <w:tab w:val="right" w:leader="dot" w:pos="9016"/>
        </w:tabs>
        <w:rPr>
          <w:rFonts w:asciiTheme="minorHAnsi" w:hAnsiTheme="minorHAnsi"/>
          <w:noProof/>
          <w:kern w:val="2"/>
          <w:sz w:val="24"/>
          <w:lang w:eastAsia="zh-CN"/>
          <w14:ligatures w14:val="standardContextual"/>
        </w:rPr>
      </w:pPr>
      <w:hyperlink w:history="1" w:anchor="_Toc232683517">
        <w:r w:rsidRPr="00AB1157">
          <w:rPr>
            <w:rStyle w:val="Hyperlink"/>
            <w:noProof/>
          </w:rPr>
          <w:t>3.7.1.2 Editor</w:t>
        </w:r>
        <w:r>
          <w:rPr>
            <w:noProof/>
            <w:webHidden/>
          </w:rPr>
          <w:tab/>
        </w:r>
        <w:r>
          <w:rPr>
            <w:noProof/>
            <w:webHidden/>
          </w:rPr>
          <w:fldChar w:fldCharType="begin"/>
        </w:r>
        <w:r>
          <w:rPr>
            <w:noProof/>
            <w:webHidden/>
          </w:rPr>
          <w:instrText xml:space="preserve"> PAGEREF _Toc232683517 \h </w:instrText>
        </w:r>
        <w:r>
          <w:rPr>
            <w:noProof/>
            <w:webHidden/>
          </w:rPr>
        </w:r>
        <w:r>
          <w:rPr>
            <w:noProof/>
            <w:webHidden/>
          </w:rPr>
          <w:fldChar w:fldCharType="separate"/>
        </w:r>
        <w:r>
          <w:rPr>
            <w:noProof/>
            <w:webHidden/>
          </w:rPr>
          <w:t>14</w:t>
        </w:r>
        <w:r>
          <w:rPr>
            <w:noProof/>
            <w:webHidden/>
          </w:rPr>
          <w:fldChar w:fldCharType="end"/>
        </w:r>
      </w:hyperlink>
    </w:p>
    <w:p w:rsidR="006B70A1" w:rsidRDefault="006B70A1" w14:paraId="0C4B6573" w14:textId="37558C71">
      <w:pPr>
        <w:pStyle w:val="TOC4"/>
        <w:tabs>
          <w:tab w:val="right" w:leader="dot" w:pos="9016"/>
        </w:tabs>
        <w:rPr>
          <w:rFonts w:asciiTheme="minorHAnsi" w:hAnsiTheme="minorHAnsi"/>
          <w:noProof/>
          <w:kern w:val="2"/>
          <w:sz w:val="24"/>
          <w:lang w:eastAsia="zh-CN"/>
          <w14:ligatures w14:val="standardContextual"/>
        </w:rPr>
      </w:pPr>
      <w:hyperlink w:history="1" w:anchor="_Toc232683518">
        <w:r w:rsidRPr="00AB1157">
          <w:rPr>
            <w:rStyle w:val="Hyperlink"/>
            <w:noProof/>
          </w:rPr>
          <w:t>3.7.1.3 Reviewer (Publisher)</w:t>
        </w:r>
        <w:r>
          <w:rPr>
            <w:noProof/>
            <w:webHidden/>
          </w:rPr>
          <w:tab/>
        </w:r>
        <w:r>
          <w:rPr>
            <w:noProof/>
            <w:webHidden/>
          </w:rPr>
          <w:fldChar w:fldCharType="begin"/>
        </w:r>
        <w:r>
          <w:rPr>
            <w:noProof/>
            <w:webHidden/>
          </w:rPr>
          <w:instrText xml:space="preserve"> PAGEREF _Toc232683518 \h </w:instrText>
        </w:r>
        <w:r>
          <w:rPr>
            <w:noProof/>
            <w:webHidden/>
          </w:rPr>
        </w:r>
        <w:r>
          <w:rPr>
            <w:noProof/>
            <w:webHidden/>
          </w:rPr>
          <w:fldChar w:fldCharType="separate"/>
        </w:r>
        <w:r>
          <w:rPr>
            <w:noProof/>
            <w:webHidden/>
          </w:rPr>
          <w:t>15</w:t>
        </w:r>
        <w:r>
          <w:rPr>
            <w:noProof/>
            <w:webHidden/>
          </w:rPr>
          <w:fldChar w:fldCharType="end"/>
        </w:r>
      </w:hyperlink>
    </w:p>
    <w:p w:rsidR="006B70A1" w:rsidRDefault="006B70A1" w14:paraId="437F9563" w14:textId="6F0C7270">
      <w:pPr>
        <w:pStyle w:val="TOC4"/>
        <w:tabs>
          <w:tab w:val="right" w:leader="dot" w:pos="9016"/>
        </w:tabs>
        <w:rPr>
          <w:rFonts w:asciiTheme="minorHAnsi" w:hAnsiTheme="minorHAnsi"/>
          <w:noProof/>
          <w:kern w:val="2"/>
          <w:sz w:val="24"/>
          <w:lang w:eastAsia="zh-CN"/>
          <w14:ligatures w14:val="standardContextual"/>
        </w:rPr>
      </w:pPr>
      <w:hyperlink w:history="1" w:anchor="_Toc232683519">
        <w:r w:rsidRPr="00AB1157">
          <w:rPr>
            <w:rStyle w:val="Hyperlink"/>
            <w:noProof/>
          </w:rPr>
          <w:t>3.7.1.4 Super Admin</w:t>
        </w:r>
        <w:r>
          <w:rPr>
            <w:noProof/>
            <w:webHidden/>
          </w:rPr>
          <w:tab/>
        </w:r>
        <w:r>
          <w:rPr>
            <w:noProof/>
            <w:webHidden/>
          </w:rPr>
          <w:fldChar w:fldCharType="begin"/>
        </w:r>
        <w:r>
          <w:rPr>
            <w:noProof/>
            <w:webHidden/>
          </w:rPr>
          <w:instrText xml:space="preserve"> PAGEREF _Toc232683519 \h </w:instrText>
        </w:r>
        <w:r>
          <w:rPr>
            <w:noProof/>
            <w:webHidden/>
          </w:rPr>
        </w:r>
        <w:r>
          <w:rPr>
            <w:noProof/>
            <w:webHidden/>
          </w:rPr>
          <w:fldChar w:fldCharType="separate"/>
        </w:r>
        <w:r>
          <w:rPr>
            <w:noProof/>
            <w:webHidden/>
          </w:rPr>
          <w:t>15</w:t>
        </w:r>
        <w:r>
          <w:rPr>
            <w:noProof/>
            <w:webHidden/>
          </w:rPr>
          <w:fldChar w:fldCharType="end"/>
        </w:r>
      </w:hyperlink>
    </w:p>
    <w:p w:rsidR="006B70A1" w:rsidRDefault="006B70A1" w14:paraId="1092E20A" w14:textId="4D52E129">
      <w:pPr>
        <w:pStyle w:val="TOC3"/>
        <w:tabs>
          <w:tab w:val="right" w:leader="dot" w:pos="9016"/>
        </w:tabs>
        <w:rPr>
          <w:rFonts w:asciiTheme="minorHAnsi" w:hAnsiTheme="minorHAnsi"/>
          <w:noProof/>
          <w:kern w:val="2"/>
          <w:sz w:val="24"/>
          <w:lang w:eastAsia="zh-CN"/>
          <w14:ligatures w14:val="standardContextual"/>
        </w:rPr>
      </w:pPr>
      <w:hyperlink w:history="1" w:anchor="_Toc232683520">
        <w:r w:rsidRPr="00AB1157">
          <w:rPr>
            <w:rStyle w:val="Hyperlink"/>
            <w:noProof/>
          </w:rPr>
          <w:t>3.7.2 SOPs</w:t>
        </w:r>
        <w:r>
          <w:rPr>
            <w:noProof/>
            <w:webHidden/>
          </w:rPr>
          <w:tab/>
        </w:r>
        <w:r>
          <w:rPr>
            <w:noProof/>
            <w:webHidden/>
          </w:rPr>
          <w:fldChar w:fldCharType="begin"/>
        </w:r>
        <w:r>
          <w:rPr>
            <w:noProof/>
            <w:webHidden/>
          </w:rPr>
          <w:instrText xml:space="preserve"> PAGEREF _Toc232683520 \h </w:instrText>
        </w:r>
        <w:r>
          <w:rPr>
            <w:noProof/>
            <w:webHidden/>
          </w:rPr>
        </w:r>
        <w:r>
          <w:rPr>
            <w:noProof/>
            <w:webHidden/>
          </w:rPr>
          <w:fldChar w:fldCharType="separate"/>
        </w:r>
        <w:r>
          <w:rPr>
            <w:noProof/>
            <w:webHidden/>
          </w:rPr>
          <w:t>15</w:t>
        </w:r>
        <w:r>
          <w:rPr>
            <w:noProof/>
            <w:webHidden/>
          </w:rPr>
          <w:fldChar w:fldCharType="end"/>
        </w:r>
      </w:hyperlink>
    </w:p>
    <w:p w:rsidR="006B70A1" w:rsidRDefault="006B70A1" w14:paraId="6DF662C3" w14:textId="0A17F445">
      <w:pPr>
        <w:pStyle w:val="TOC4"/>
        <w:tabs>
          <w:tab w:val="right" w:leader="dot" w:pos="9016"/>
        </w:tabs>
        <w:rPr>
          <w:rFonts w:asciiTheme="minorHAnsi" w:hAnsiTheme="minorHAnsi"/>
          <w:noProof/>
          <w:kern w:val="2"/>
          <w:sz w:val="24"/>
          <w:lang w:eastAsia="zh-CN"/>
          <w14:ligatures w14:val="standardContextual"/>
        </w:rPr>
      </w:pPr>
      <w:hyperlink w:history="1" w:anchor="_Toc232683521">
        <w:r w:rsidRPr="00AB1157">
          <w:rPr>
            <w:rStyle w:val="Hyperlink"/>
            <w:noProof/>
          </w:rPr>
          <w:t>3.7.2.1 Base Principles</w:t>
        </w:r>
        <w:r>
          <w:rPr>
            <w:noProof/>
            <w:webHidden/>
          </w:rPr>
          <w:tab/>
        </w:r>
        <w:r>
          <w:rPr>
            <w:noProof/>
            <w:webHidden/>
          </w:rPr>
          <w:fldChar w:fldCharType="begin"/>
        </w:r>
        <w:r>
          <w:rPr>
            <w:noProof/>
            <w:webHidden/>
          </w:rPr>
          <w:instrText xml:space="preserve"> PAGEREF _Toc232683521 \h </w:instrText>
        </w:r>
        <w:r>
          <w:rPr>
            <w:noProof/>
            <w:webHidden/>
          </w:rPr>
        </w:r>
        <w:r>
          <w:rPr>
            <w:noProof/>
            <w:webHidden/>
          </w:rPr>
          <w:fldChar w:fldCharType="separate"/>
        </w:r>
        <w:r>
          <w:rPr>
            <w:noProof/>
            <w:webHidden/>
          </w:rPr>
          <w:t>16</w:t>
        </w:r>
        <w:r>
          <w:rPr>
            <w:noProof/>
            <w:webHidden/>
          </w:rPr>
          <w:fldChar w:fldCharType="end"/>
        </w:r>
      </w:hyperlink>
    </w:p>
    <w:p w:rsidR="006B70A1" w:rsidRDefault="006B70A1" w14:paraId="2037B779" w14:textId="08A67CE0">
      <w:pPr>
        <w:pStyle w:val="TOC5"/>
        <w:tabs>
          <w:tab w:val="right" w:leader="dot" w:pos="9016"/>
        </w:tabs>
        <w:rPr>
          <w:rFonts w:asciiTheme="minorHAnsi" w:hAnsiTheme="minorHAnsi"/>
          <w:noProof/>
          <w:kern w:val="2"/>
          <w:sz w:val="24"/>
          <w:lang w:eastAsia="zh-CN"/>
          <w14:ligatures w14:val="standardContextual"/>
        </w:rPr>
      </w:pPr>
      <w:hyperlink w:history="1" w:anchor="_Toc232683522">
        <w:r w:rsidRPr="00AB1157">
          <w:rPr>
            <w:rStyle w:val="Hyperlink"/>
            <w:b/>
            <w:bCs/>
            <w:noProof/>
          </w:rPr>
          <w:t>3.7.2.1.1</w:t>
        </w:r>
        <w:r w:rsidRPr="00AB1157">
          <w:rPr>
            <w:rStyle w:val="Hyperlink"/>
            <w:b/>
            <w:noProof/>
          </w:rPr>
          <w:t xml:space="preserve"> No Sensitive Data Storage</w:t>
        </w:r>
        <w:r>
          <w:rPr>
            <w:noProof/>
            <w:webHidden/>
          </w:rPr>
          <w:tab/>
        </w:r>
        <w:r>
          <w:rPr>
            <w:noProof/>
            <w:webHidden/>
          </w:rPr>
          <w:fldChar w:fldCharType="begin"/>
        </w:r>
        <w:r>
          <w:rPr>
            <w:noProof/>
            <w:webHidden/>
          </w:rPr>
          <w:instrText xml:space="preserve"> PAGEREF _Toc232683522 \h </w:instrText>
        </w:r>
        <w:r>
          <w:rPr>
            <w:noProof/>
            <w:webHidden/>
          </w:rPr>
        </w:r>
        <w:r>
          <w:rPr>
            <w:noProof/>
            <w:webHidden/>
          </w:rPr>
          <w:fldChar w:fldCharType="separate"/>
        </w:r>
        <w:r>
          <w:rPr>
            <w:noProof/>
            <w:webHidden/>
          </w:rPr>
          <w:t>16</w:t>
        </w:r>
        <w:r>
          <w:rPr>
            <w:noProof/>
            <w:webHidden/>
          </w:rPr>
          <w:fldChar w:fldCharType="end"/>
        </w:r>
      </w:hyperlink>
    </w:p>
    <w:p w:rsidR="006B70A1" w:rsidRDefault="006B70A1" w14:paraId="14864E56" w14:textId="114C0D63">
      <w:pPr>
        <w:pStyle w:val="TOC5"/>
        <w:tabs>
          <w:tab w:val="right" w:leader="dot" w:pos="9016"/>
        </w:tabs>
        <w:rPr>
          <w:rFonts w:asciiTheme="minorHAnsi" w:hAnsiTheme="minorHAnsi"/>
          <w:noProof/>
          <w:kern w:val="2"/>
          <w:sz w:val="24"/>
          <w:lang w:eastAsia="zh-CN"/>
          <w14:ligatures w14:val="standardContextual"/>
        </w:rPr>
      </w:pPr>
      <w:hyperlink w:history="1" w:anchor="_Toc232683523">
        <w:r w:rsidRPr="00AB1157">
          <w:rPr>
            <w:rStyle w:val="Hyperlink"/>
            <w:b/>
            <w:bCs/>
            <w:noProof/>
          </w:rPr>
          <w:t>3.7.2.1.2</w:t>
        </w:r>
        <w:r w:rsidRPr="00AB1157">
          <w:rPr>
            <w:rStyle w:val="Hyperlink"/>
            <w:noProof/>
          </w:rPr>
          <w:t xml:space="preserve"> Clear Ownership Boundaries</w:t>
        </w:r>
        <w:r>
          <w:rPr>
            <w:noProof/>
            <w:webHidden/>
          </w:rPr>
          <w:tab/>
        </w:r>
        <w:r>
          <w:rPr>
            <w:noProof/>
            <w:webHidden/>
          </w:rPr>
          <w:fldChar w:fldCharType="begin"/>
        </w:r>
        <w:r>
          <w:rPr>
            <w:noProof/>
            <w:webHidden/>
          </w:rPr>
          <w:instrText xml:space="preserve"> PAGEREF _Toc232683523 \h </w:instrText>
        </w:r>
        <w:r>
          <w:rPr>
            <w:noProof/>
            <w:webHidden/>
          </w:rPr>
        </w:r>
        <w:r>
          <w:rPr>
            <w:noProof/>
            <w:webHidden/>
          </w:rPr>
          <w:fldChar w:fldCharType="separate"/>
        </w:r>
        <w:r>
          <w:rPr>
            <w:noProof/>
            <w:webHidden/>
          </w:rPr>
          <w:t>16</w:t>
        </w:r>
        <w:r>
          <w:rPr>
            <w:noProof/>
            <w:webHidden/>
          </w:rPr>
          <w:fldChar w:fldCharType="end"/>
        </w:r>
      </w:hyperlink>
    </w:p>
    <w:p w:rsidR="006B70A1" w:rsidRDefault="006B70A1" w14:paraId="7F78079D" w14:textId="7A309EC9">
      <w:pPr>
        <w:pStyle w:val="TOC5"/>
        <w:tabs>
          <w:tab w:val="right" w:leader="dot" w:pos="9016"/>
        </w:tabs>
        <w:rPr>
          <w:rFonts w:asciiTheme="minorHAnsi" w:hAnsiTheme="minorHAnsi"/>
          <w:noProof/>
          <w:kern w:val="2"/>
          <w:sz w:val="24"/>
          <w:lang w:eastAsia="zh-CN"/>
          <w14:ligatures w14:val="standardContextual"/>
        </w:rPr>
      </w:pPr>
      <w:hyperlink w:history="1" w:anchor="_Toc232683524">
        <w:r w:rsidRPr="00AB1157">
          <w:rPr>
            <w:rStyle w:val="Hyperlink"/>
            <w:b/>
            <w:bCs/>
            <w:noProof/>
          </w:rPr>
          <w:t>3.7.2.1.3</w:t>
        </w:r>
        <w:r w:rsidRPr="00AB1157">
          <w:rPr>
            <w:rStyle w:val="Hyperlink"/>
            <w:noProof/>
          </w:rPr>
          <w:t xml:space="preserve"> Version Control</w:t>
        </w:r>
        <w:r>
          <w:rPr>
            <w:noProof/>
            <w:webHidden/>
          </w:rPr>
          <w:tab/>
        </w:r>
        <w:r>
          <w:rPr>
            <w:noProof/>
            <w:webHidden/>
          </w:rPr>
          <w:fldChar w:fldCharType="begin"/>
        </w:r>
        <w:r>
          <w:rPr>
            <w:noProof/>
            <w:webHidden/>
          </w:rPr>
          <w:instrText xml:space="preserve"> PAGEREF _Toc232683524 \h </w:instrText>
        </w:r>
        <w:r>
          <w:rPr>
            <w:noProof/>
            <w:webHidden/>
          </w:rPr>
        </w:r>
        <w:r>
          <w:rPr>
            <w:noProof/>
            <w:webHidden/>
          </w:rPr>
          <w:fldChar w:fldCharType="separate"/>
        </w:r>
        <w:r>
          <w:rPr>
            <w:noProof/>
            <w:webHidden/>
          </w:rPr>
          <w:t>16</w:t>
        </w:r>
        <w:r>
          <w:rPr>
            <w:noProof/>
            <w:webHidden/>
          </w:rPr>
          <w:fldChar w:fldCharType="end"/>
        </w:r>
      </w:hyperlink>
    </w:p>
    <w:p w:rsidR="006B70A1" w:rsidRDefault="006B70A1" w14:paraId="3AC91217" w14:textId="15EF7BAF">
      <w:pPr>
        <w:pStyle w:val="TOC4"/>
        <w:tabs>
          <w:tab w:val="right" w:leader="dot" w:pos="9016"/>
        </w:tabs>
        <w:rPr>
          <w:rFonts w:asciiTheme="minorHAnsi" w:hAnsiTheme="minorHAnsi"/>
          <w:noProof/>
          <w:kern w:val="2"/>
          <w:sz w:val="24"/>
          <w:lang w:eastAsia="zh-CN"/>
          <w14:ligatures w14:val="standardContextual"/>
        </w:rPr>
      </w:pPr>
      <w:hyperlink w:history="1" w:anchor="_Toc232683525">
        <w:r w:rsidRPr="00AB1157">
          <w:rPr>
            <w:rStyle w:val="Hyperlink"/>
            <w:noProof/>
            <w:lang w:val="en-SG"/>
          </w:rPr>
          <w:t>3.7.2.2 Naming Conventions</w:t>
        </w:r>
        <w:r>
          <w:rPr>
            <w:noProof/>
            <w:webHidden/>
          </w:rPr>
          <w:tab/>
        </w:r>
        <w:r>
          <w:rPr>
            <w:noProof/>
            <w:webHidden/>
          </w:rPr>
          <w:fldChar w:fldCharType="begin"/>
        </w:r>
        <w:r>
          <w:rPr>
            <w:noProof/>
            <w:webHidden/>
          </w:rPr>
          <w:instrText xml:space="preserve"> PAGEREF _Toc232683525 \h </w:instrText>
        </w:r>
        <w:r>
          <w:rPr>
            <w:noProof/>
            <w:webHidden/>
          </w:rPr>
        </w:r>
        <w:r>
          <w:rPr>
            <w:noProof/>
            <w:webHidden/>
          </w:rPr>
          <w:fldChar w:fldCharType="separate"/>
        </w:r>
        <w:r>
          <w:rPr>
            <w:noProof/>
            <w:webHidden/>
          </w:rPr>
          <w:t>16</w:t>
        </w:r>
        <w:r>
          <w:rPr>
            <w:noProof/>
            <w:webHidden/>
          </w:rPr>
          <w:fldChar w:fldCharType="end"/>
        </w:r>
      </w:hyperlink>
    </w:p>
    <w:p w:rsidR="006B70A1" w:rsidRDefault="006B70A1" w14:paraId="4EC7C02A" w14:textId="0B23514E">
      <w:pPr>
        <w:pStyle w:val="TOC5"/>
        <w:tabs>
          <w:tab w:val="right" w:leader="dot" w:pos="9016"/>
        </w:tabs>
        <w:rPr>
          <w:rFonts w:asciiTheme="minorHAnsi" w:hAnsiTheme="minorHAnsi"/>
          <w:noProof/>
          <w:kern w:val="2"/>
          <w:sz w:val="24"/>
          <w:lang w:eastAsia="zh-CN"/>
          <w14:ligatures w14:val="standardContextual"/>
        </w:rPr>
      </w:pPr>
      <w:hyperlink w:history="1" w:anchor="_Toc232683526">
        <w:r w:rsidRPr="00AB1157">
          <w:rPr>
            <w:rStyle w:val="Hyperlink"/>
            <w:b/>
            <w:bCs/>
            <w:noProof/>
            <w:lang w:val="en-SG"/>
          </w:rPr>
          <w:t>3.7.2.2.1</w:t>
        </w:r>
        <w:r w:rsidRPr="00AB1157">
          <w:rPr>
            <w:rStyle w:val="Hyperlink"/>
            <w:noProof/>
            <w:lang w:val="en-SG"/>
          </w:rPr>
          <w:t xml:space="preserve"> Content Naming</w:t>
        </w:r>
        <w:r>
          <w:rPr>
            <w:noProof/>
            <w:webHidden/>
          </w:rPr>
          <w:tab/>
        </w:r>
        <w:r>
          <w:rPr>
            <w:noProof/>
            <w:webHidden/>
          </w:rPr>
          <w:fldChar w:fldCharType="begin"/>
        </w:r>
        <w:r>
          <w:rPr>
            <w:noProof/>
            <w:webHidden/>
          </w:rPr>
          <w:instrText xml:space="preserve"> PAGEREF _Toc232683526 \h </w:instrText>
        </w:r>
        <w:r>
          <w:rPr>
            <w:noProof/>
            <w:webHidden/>
          </w:rPr>
        </w:r>
        <w:r>
          <w:rPr>
            <w:noProof/>
            <w:webHidden/>
          </w:rPr>
          <w:fldChar w:fldCharType="separate"/>
        </w:r>
        <w:r>
          <w:rPr>
            <w:noProof/>
            <w:webHidden/>
          </w:rPr>
          <w:t>16</w:t>
        </w:r>
        <w:r>
          <w:rPr>
            <w:noProof/>
            <w:webHidden/>
          </w:rPr>
          <w:fldChar w:fldCharType="end"/>
        </w:r>
      </w:hyperlink>
    </w:p>
    <w:p w:rsidR="006B70A1" w:rsidRDefault="006B70A1" w14:paraId="6023F3DB" w14:textId="50C33E6F">
      <w:pPr>
        <w:pStyle w:val="TOC5"/>
        <w:tabs>
          <w:tab w:val="right" w:leader="dot" w:pos="9016"/>
        </w:tabs>
        <w:rPr>
          <w:rFonts w:asciiTheme="minorHAnsi" w:hAnsiTheme="minorHAnsi"/>
          <w:noProof/>
          <w:kern w:val="2"/>
          <w:sz w:val="24"/>
          <w:lang w:eastAsia="zh-CN"/>
          <w14:ligatures w14:val="standardContextual"/>
        </w:rPr>
      </w:pPr>
      <w:hyperlink w:history="1" w:anchor="_Toc232683527">
        <w:r w:rsidRPr="00AB1157">
          <w:rPr>
            <w:rStyle w:val="Hyperlink"/>
            <w:b/>
            <w:bCs/>
            <w:noProof/>
            <w:lang w:val="en-SG"/>
          </w:rPr>
          <w:t>3.7.2.2.2</w:t>
        </w:r>
        <w:r w:rsidRPr="00AB1157">
          <w:rPr>
            <w:rStyle w:val="Hyperlink"/>
            <w:b/>
            <w:noProof/>
            <w:lang w:val="en-SG"/>
          </w:rPr>
          <w:t xml:space="preserve"> Content Field Naming</w:t>
        </w:r>
        <w:r>
          <w:rPr>
            <w:noProof/>
            <w:webHidden/>
          </w:rPr>
          <w:tab/>
        </w:r>
        <w:r>
          <w:rPr>
            <w:noProof/>
            <w:webHidden/>
          </w:rPr>
          <w:fldChar w:fldCharType="begin"/>
        </w:r>
        <w:r>
          <w:rPr>
            <w:noProof/>
            <w:webHidden/>
          </w:rPr>
          <w:instrText xml:space="preserve"> PAGEREF _Toc232683527 \h </w:instrText>
        </w:r>
        <w:r>
          <w:rPr>
            <w:noProof/>
            <w:webHidden/>
          </w:rPr>
        </w:r>
        <w:r>
          <w:rPr>
            <w:noProof/>
            <w:webHidden/>
          </w:rPr>
          <w:fldChar w:fldCharType="separate"/>
        </w:r>
        <w:r>
          <w:rPr>
            <w:noProof/>
            <w:webHidden/>
          </w:rPr>
          <w:t>17</w:t>
        </w:r>
        <w:r>
          <w:rPr>
            <w:noProof/>
            <w:webHidden/>
          </w:rPr>
          <w:fldChar w:fldCharType="end"/>
        </w:r>
      </w:hyperlink>
    </w:p>
    <w:p w:rsidR="006B70A1" w:rsidRDefault="006B70A1" w14:paraId="5E4F0846" w14:textId="26D824B2">
      <w:pPr>
        <w:pStyle w:val="TOC5"/>
        <w:tabs>
          <w:tab w:val="right" w:leader="dot" w:pos="9016"/>
        </w:tabs>
        <w:rPr>
          <w:rFonts w:asciiTheme="minorHAnsi" w:hAnsiTheme="minorHAnsi"/>
          <w:noProof/>
          <w:kern w:val="2"/>
          <w:sz w:val="24"/>
          <w:lang w:eastAsia="zh-CN"/>
          <w14:ligatures w14:val="standardContextual"/>
        </w:rPr>
      </w:pPr>
      <w:hyperlink w:history="1" w:anchor="_Toc232683528">
        <w:r w:rsidRPr="00AB1157">
          <w:rPr>
            <w:rStyle w:val="Hyperlink"/>
            <w:b/>
            <w:bCs/>
            <w:noProof/>
            <w:lang w:val="en-SG"/>
          </w:rPr>
          <w:t>3.7.2.2.3</w:t>
        </w:r>
        <w:r w:rsidRPr="00AB1157">
          <w:rPr>
            <w:rStyle w:val="Hyperlink"/>
            <w:b/>
            <w:noProof/>
            <w:lang w:val="en-SG"/>
          </w:rPr>
          <w:t xml:space="preserve"> ID Field Values</w:t>
        </w:r>
        <w:r>
          <w:rPr>
            <w:noProof/>
            <w:webHidden/>
          </w:rPr>
          <w:tab/>
        </w:r>
        <w:r>
          <w:rPr>
            <w:noProof/>
            <w:webHidden/>
          </w:rPr>
          <w:fldChar w:fldCharType="begin"/>
        </w:r>
        <w:r>
          <w:rPr>
            <w:noProof/>
            <w:webHidden/>
          </w:rPr>
          <w:instrText xml:space="preserve"> PAGEREF _Toc232683528 \h </w:instrText>
        </w:r>
        <w:r>
          <w:rPr>
            <w:noProof/>
            <w:webHidden/>
          </w:rPr>
        </w:r>
        <w:r>
          <w:rPr>
            <w:noProof/>
            <w:webHidden/>
          </w:rPr>
          <w:fldChar w:fldCharType="separate"/>
        </w:r>
        <w:r>
          <w:rPr>
            <w:noProof/>
            <w:webHidden/>
          </w:rPr>
          <w:t>17</w:t>
        </w:r>
        <w:r>
          <w:rPr>
            <w:noProof/>
            <w:webHidden/>
          </w:rPr>
          <w:fldChar w:fldCharType="end"/>
        </w:r>
      </w:hyperlink>
    </w:p>
    <w:p w:rsidR="006B70A1" w:rsidRDefault="006B70A1" w14:paraId="18FD5EF7" w14:textId="43C222E2">
      <w:pPr>
        <w:pStyle w:val="TOC1"/>
        <w:tabs>
          <w:tab w:val="right" w:leader="dot" w:pos="9016"/>
        </w:tabs>
        <w:rPr>
          <w:rFonts w:asciiTheme="minorHAnsi" w:hAnsiTheme="minorHAnsi"/>
          <w:noProof/>
          <w:kern w:val="2"/>
          <w:sz w:val="24"/>
          <w:lang w:eastAsia="zh-CN"/>
          <w14:ligatures w14:val="standardContextual"/>
        </w:rPr>
      </w:pPr>
      <w:hyperlink w:history="1" w:anchor="_Toc232683529">
        <w:r w:rsidRPr="00AB1157">
          <w:rPr>
            <w:rStyle w:val="Hyperlink"/>
            <w:noProof/>
          </w:rPr>
          <w:t>4. API Design</w:t>
        </w:r>
        <w:r>
          <w:rPr>
            <w:noProof/>
            <w:webHidden/>
          </w:rPr>
          <w:tab/>
        </w:r>
        <w:r>
          <w:rPr>
            <w:noProof/>
            <w:webHidden/>
          </w:rPr>
          <w:fldChar w:fldCharType="begin"/>
        </w:r>
        <w:r>
          <w:rPr>
            <w:noProof/>
            <w:webHidden/>
          </w:rPr>
          <w:instrText xml:space="preserve"> PAGEREF _Toc232683529 \h </w:instrText>
        </w:r>
        <w:r>
          <w:rPr>
            <w:noProof/>
            <w:webHidden/>
          </w:rPr>
        </w:r>
        <w:r>
          <w:rPr>
            <w:noProof/>
            <w:webHidden/>
          </w:rPr>
          <w:fldChar w:fldCharType="separate"/>
        </w:r>
        <w:r>
          <w:rPr>
            <w:noProof/>
            <w:webHidden/>
          </w:rPr>
          <w:t>18</w:t>
        </w:r>
        <w:r>
          <w:rPr>
            <w:noProof/>
            <w:webHidden/>
          </w:rPr>
          <w:fldChar w:fldCharType="end"/>
        </w:r>
      </w:hyperlink>
    </w:p>
    <w:p w:rsidR="006B70A1" w:rsidRDefault="006B70A1" w14:paraId="4B30F508" w14:textId="4C72F7E6">
      <w:pPr>
        <w:pStyle w:val="TOC2"/>
        <w:tabs>
          <w:tab w:val="right" w:leader="dot" w:pos="9016"/>
        </w:tabs>
        <w:rPr>
          <w:rFonts w:asciiTheme="minorHAnsi" w:hAnsiTheme="minorHAnsi"/>
          <w:noProof/>
          <w:kern w:val="2"/>
          <w:sz w:val="24"/>
          <w:lang w:eastAsia="zh-CN"/>
          <w14:ligatures w14:val="standardContextual"/>
        </w:rPr>
      </w:pPr>
      <w:hyperlink w:history="1" w:anchor="_Toc232683530">
        <w:r w:rsidRPr="00AB1157">
          <w:rPr>
            <w:rStyle w:val="Hyperlink"/>
            <w:noProof/>
          </w:rPr>
          <w:t>4.1 API Principles</w:t>
        </w:r>
        <w:r>
          <w:rPr>
            <w:noProof/>
            <w:webHidden/>
          </w:rPr>
          <w:tab/>
        </w:r>
        <w:r>
          <w:rPr>
            <w:noProof/>
            <w:webHidden/>
          </w:rPr>
          <w:fldChar w:fldCharType="begin"/>
        </w:r>
        <w:r>
          <w:rPr>
            <w:noProof/>
            <w:webHidden/>
          </w:rPr>
          <w:instrText xml:space="preserve"> PAGEREF _Toc232683530 \h </w:instrText>
        </w:r>
        <w:r>
          <w:rPr>
            <w:noProof/>
            <w:webHidden/>
          </w:rPr>
        </w:r>
        <w:r>
          <w:rPr>
            <w:noProof/>
            <w:webHidden/>
          </w:rPr>
          <w:fldChar w:fldCharType="separate"/>
        </w:r>
        <w:r>
          <w:rPr>
            <w:noProof/>
            <w:webHidden/>
          </w:rPr>
          <w:t>18</w:t>
        </w:r>
        <w:r>
          <w:rPr>
            <w:noProof/>
            <w:webHidden/>
          </w:rPr>
          <w:fldChar w:fldCharType="end"/>
        </w:r>
      </w:hyperlink>
    </w:p>
    <w:p w:rsidR="006B70A1" w:rsidRDefault="006B70A1" w14:paraId="303522CD" w14:textId="30CED1EB">
      <w:pPr>
        <w:pStyle w:val="TOC2"/>
        <w:tabs>
          <w:tab w:val="right" w:leader="dot" w:pos="9016"/>
        </w:tabs>
        <w:rPr>
          <w:rFonts w:asciiTheme="minorHAnsi" w:hAnsiTheme="minorHAnsi"/>
          <w:noProof/>
          <w:kern w:val="2"/>
          <w:sz w:val="24"/>
          <w:lang w:eastAsia="zh-CN"/>
          <w14:ligatures w14:val="standardContextual"/>
        </w:rPr>
      </w:pPr>
      <w:hyperlink w:history="1" w:anchor="_Toc232683531">
        <w:r w:rsidRPr="00AB1157">
          <w:rPr>
            <w:rStyle w:val="Hyperlink"/>
            <w:noProof/>
          </w:rPr>
          <w:t>4.2 API Endpoint &amp; Design Specification</w:t>
        </w:r>
        <w:r>
          <w:rPr>
            <w:noProof/>
            <w:webHidden/>
          </w:rPr>
          <w:tab/>
        </w:r>
        <w:r>
          <w:rPr>
            <w:noProof/>
            <w:webHidden/>
          </w:rPr>
          <w:fldChar w:fldCharType="begin"/>
        </w:r>
        <w:r>
          <w:rPr>
            <w:noProof/>
            <w:webHidden/>
          </w:rPr>
          <w:instrText xml:space="preserve"> PAGEREF _Toc232683531 \h </w:instrText>
        </w:r>
        <w:r>
          <w:rPr>
            <w:noProof/>
            <w:webHidden/>
          </w:rPr>
        </w:r>
        <w:r>
          <w:rPr>
            <w:noProof/>
            <w:webHidden/>
          </w:rPr>
          <w:fldChar w:fldCharType="separate"/>
        </w:r>
        <w:r>
          <w:rPr>
            <w:noProof/>
            <w:webHidden/>
          </w:rPr>
          <w:t>19</w:t>
        </w:r>
        <w:r>
          <w:rPr>
            <w:noProof/>
            <w:webHidden/>
          </w:rPr>
          <w:fldChar w:fldCharType="end"/>
        </w:r>
      </w:hyperlink>
    </w:p>
    <w:p w:rsidR="006B70A1" w:rsidRDefault="006B70A1" w14:paraId="0184E5B9" w14:textId="0B9E5EE2">
      <w:pPr>
        <w:pStyle w:val="TOC1"/>
        <w:tabs>
          <w:tab w:val="right" w:leader="dot" w:pos="9016"/>
        </w:tabs>
        <w:rPr>
          <w:rFonts w:asciiTheme="minorHAnsi" w:hAnsiTheme="minorHAnsi"/>
          <w:noProof/>
          <w:kern w:val="2"/>
          <w:sz w:val="24"/>
          <w:lang w:eastAsia="zh-CN"/>
          <w14:ligatures w14:val="standardContextual"/>
        </w:rPr>
      </w:pPr>
      <w:hyperlink w:history="1" w:anchor="_Toc232683532">
        <w:r w:rsidRPr="00AB1157">
          <w:rPr>
            <w:rStyle w:val="Hyperlink"/>
            <w:noProof/>
          </w:rPr>
          <w:t>5. Data Design</w:t>
        </w:r>
        <w:r>
          <w:rPr>
            <w:noProof/>
            <w:webHidden/>
          </w:rPr>
          <w:tab/>
        </w:r>
        <w:r>
          <w:rPr>
            <w:noProof/>
            <w:webHidden/>
          </w:rPr>
          <w:fldChar w:fldCharType="begin"/>
        </w:r>
        <w:r>
          <w:rPr>
            <w:noProof/>
            <w:webHidden/>
          </w:rPr>
          <w:instrText xml:space="preserve"> PAGEREF _Toc232683532 \h </w:instrText>
        </w:r>
        <w:r>
          <w:rPr>
            <w:noProof/>
            <w:webHidden/>
          </w:rPr>
        </w:r>
        <w:r>
          <w:rPr>
            <w:noProof/>
            <w:webHidden/>
          </w:rPr>
          <w:fldChar w:fldCharType="separate"/>
        </w:r>
        <w:r>
          <w:rPr>
            <w:noProof/>
            <w:webHidden/>
          </w:rPr>
          <w:t>19</w:t>
        </w:r>
        <w:r>
          <w:rPr>
            <w:noProof/>
            <w:webHidden/>
          </w:rPr>
          <w:fldChar w:fldCharType="end"/>
        </w:r>
      </w:hyperlink>
    </w:p>
    <w:p w:rsidR="006B70A1" w:rsidRDefault="006B70A1" w14:paraId="626D961D" w14:textId="144E180A">
      <w:pPr>
        <w:pStyle w:val="TOC2"/>
        <w:tabs>
          <w:tab w:val="right" w:leader="dot" w:pos="9016"/>
        </w:tabs>
        <w:rPr>
          <w:rFonts w:asciiTheme="minorHAnsi" w:hAnsiTheme="minorHAnsi"/>
          <w:noProof/>
          <w:kern w:val="2"/>
          <w:sz w:val="24"/>
          <w:lang w:eastAsia="zh-CN"/>
          <w14:ligatures w14:val="standardContextual"/>
        </w:rPr>
      </w:pPr>
      <w:hyperlink w:history="1" w:anchor="_Toc232683533">
        <w:r w:rsidRPr="00AB1157">
          <w:rPr>
            <w:rStyle w:val="Hyperlink"/>
            <w:noProof/>
          </w:rPr>
          <w:t>5.1 Logical Data Model</w:t>
        </w:r>
        <w:r>
          <w:rPr>
            <w:noProof/>
            <w:webHidden/>
          </w:rPr>
          <w:tab/>
        </w:r>
        <w:r>
          <w:rPr>
            <w:noProof/>
            <w:webHidden/>
          </w:rPr>
          <w:fldChar w:fldCharType="begin"/>
        </w:r>
        <w:r>
          <w:rPr>
            <w:noProof/>
            <w:webHidden/>
          </w:rPr>
          <w:instrText xml:space="preserve"> PAGEREF _Toc232683533 \h </w:instrText>
        </w:r>
        <w:r>
          <w:rPr>
            <w:noProof/>
            <w:webHidden/>
          </w:rPr>
        </w:r>
        <w:r>
          <w:rPr>
            <w:noProof/>
            <w:webHidden/>
          </w:rPr>
          <w:fldChar w:fldCharType="separate"/>
        </w:r>
        <w:r>
          <w:rPr>
            <w:noProof/>
            <w:webHidden/>
          </w:rPr>
          <w:t>19</w:t>
        </w:r>
        <w:r>
          <w:rPr>
            <w:noProof/>
            <w:webHidden/>
          </w:rPr>
          <w:fldChar w:fldCharType="end"/>
        </w:r>
      </w:hyperlink>
    </w:p>
    <w:p w:rsidR="006B70A1" w:rsidRDefault="006B70A1" w14:paraId="2124C150" w14:textId="0E35C76E">
      <w:pPr>
        <w:pStyle w:val="TOC2"/>
        <w:tabs>
          <w:tab w:val="right" w:leader="dot" w:pos="9016"/>
        </w:tabs>
        <w:rPr>
          <w:rFonts w:asciiTheme="minorHAnsi" w:hAnsiTheme="minorHAnsi"/>
          <w:noProof/>
          <w:kern w:val="2"/>
          <w:sz w:val="24"/>
          <w:lang w:eastAsia="zh-CN"/>
          <w14:ligatures w14:val="standardContextual"/>
        </w:rPr>
      </w:pPr>
      <w:hyperlink w:history="1" w:anchor="_Toc232683534">
        <w:r w:rsidRPr="00AB1157">
          <w:rPr>
            <w:rStyle w:val="Hyperlink"/>
            <w:noProof/>
            <w:highlight w:val="yellow"/>
          </w:rPr>
          <w:t>5.2 Data Flow Diagrams</w:t>
        </w:r>
        <w:r>
          <w:rPr>
            <w:noProof/>
            <w:webHidden/>
          </w:rPr>
          <w:tab/>
        </w:r>
        <w:r>
          <w:rPr>
            <w:noProof/>
            <w:webHidden/>
          </w:rPr>
          <w:fldChar w:fldCharType="begin"/>
        </w:r>
        <w:r>
          <w:rPr>
            <w:noProof/>
            <w:webHidden/>
          </w:rPr>
          <w:instrText xml:space="preserve"> PAGEREF _Toc232683534 \h </w:instrText>
        </w:r>
        <w:r>
          <w:rPr>
            <w:noProof/>
            <w:webHidden/>
          </w:rPr>
        </w:r>
        <w:r>
          <w:rPr>
            <w:noProof/>
            <w:webHidden/>
          </w:rPr>
          <w:fldChar w:fldCharType="separate"/>
        </w:r>
        <w:r>
          <w:rPr>
            <w:noProof/>
            <w:webHidden/>
          </w:rPr>
          <w:t>21</w:t>
        </w:r>
        <w:r>
          <w:rPr>
            <w:noProof/>
            <w:webHidden/>
          </w:rPr>
          <w:fldChar w:fldCharType="end"/>
        </w:r>
      </w:hyperlink>
    </w:p>
    <w:p w:rsidR="006B70A1" w:rsidRDefault="006B70A1" w14:paraId="1A18D2C9" w14:textId="20121E23">
      <w:pPr>
        <w:pStyle w:val="TOC3"/>
        <w:tabs>
          <w:tab w:val="right" w:leader="dot" w:pos="9016"/>
        </w:tabs>
        <w:rPr>
          <w:rFonts w:asciiTheme="minorHAnsi" w:hAnsiTheme="minorHAnsi"/>
          <w:noProof/>
          <w:kern w:val="2"/>
          <w:sz w:val="24"/>
          <w:lang w:eastAsia="zh-CN"/>
          <w14:ligatures w14:val="standardContextual"/>
        </w:rPr>
      </w:pPr>
      <w:hyperlink w:history="1" w:anchor="_Toc232683535">
        <w:r w:rsidRPr="00AB1157">
          <w:rPr>
            <w:rStyle w:val="Hyperlink"/>
            <w:noProof/>
            <w:highlight w:val="yellow"/>
          </w:rPr>
          <w:t>5.2.1 Static Content Data Flow</w:t>
        </w:r>
        <w:r>
          <w:rPr>
            <w:noProof/>
            <w:webHidden/>
          </w:rPr>
          <w:tab/>
        </w:r>
        <w:r>
          <w:rPr>
            <w:noProof/>
            <w:webHidden/>
          </w:rPr>
          <w:fldChar w:fldCharType="begin"/>
        </w:r>
        <w:r>
          <w:rPr>
            <w:noProof/>
            <w:webHidden/>
          </w:rPr>
          <w:instrText xml:space="preserve"> PAGEREF _Toc232683535 \h </w:instrText>
        </w:r>
        <w:r>
          <w:rPr>
            <w:noProof/>
            <w:webHidden/>
          </w:rPr>
        </w:r>
        <w:r>
          <w:rPr>
            <w:noProof/>
            <w:webHidden/>
          </w:rPr>
          <w:fldChar w:fldCharType="separate"/>
        </w:r>
        <w:r>
          <w:rPr>
            <w:noProof/>
            <w:webHidden/>
          </w:rPr>
          <w:t>21</w:t>
        </w:r>
        <w:r>
          <w:rPr>
            <w:noProof/>
            <w:webHidden/>
          </w:rPr>
          <w:fldChar w:fldCharType="end"/>
        </w:r>
      </w:hyperlink>
    </w:p>
    <w:p w:rsidR="006B70A1" w:rsidRDefault="006B70A1" w14:paraId="455B2FC0" w14:textId="0BE19618">
      <w:pPr>
        <w:pStyle w:val="TOC4"/>
        <w:tabs>
          <w:tab w:val="right" w:leader="dot" w:pos="9016"/>
        </w:tabs>
        <w:rPr>
          <w:rFonts w:asciiTheme="minorHAnsi" w:hAnsiTheme="minorHAnsi"/>
          <w:noProof/>
          <w:kern w:val="2"/>
          <w:sz w:val="24"/>
          <w:lang w:eastAsia="zh-CN"/>
          <w14:ligatures w14:val="standardContextual"/>
        </w:rPr>
      </w:pPr>
      <w:hyperlink w:history="1" w:anchor="_Toc232683536">
        <w:r w:rsidRPr="00AB1157">
          <w:rPr>
            <w:rStyle w:val="Hyperlink"/>
            <w:noProof/>
          </w:rPr>
          <w:t>5.2.1.1 L1</w:t>
        </w:r>
        <w:r>
          <w:rPr>
            <w:noProof/>
            <w:webHidden/>
          </w:rPr>
          <w:tab/>
        </w:r>
        <w:r>
          <w:rPr>
            <w:noProof/>
            <w:webHidden/>
          </w:rPr>
          <w:fldChar w:fldCharType="begin"/>
        </w:r>
        <w:r>
          <w:rPr>
            <w:noProof/>
            <w:webHidden/>
          </w:rPr>
          <w:instrText xml:space="preserve"> PAGEREF _Toc232683536 \h </w:instrText>
        </w:r>
        <w:r>
          <w:rPr>
            <w:noProof/>
            <w:webHidden/>
          </w:rPr>
        </w:r>
        <w:r>
          <w:rPr>
            <w:noProof/>
            <w:webHidden/>
          </w:rPr>
          <w:fldChar w:fldCharType="separate"/>
        </w:r>
        <w:r>
          <w:rPr>
            <w:noProof/>
            <w:webHidden/>
          </w:rPr>
          <w:t>21</w:t>
        </w:r>
        <w:r>
          <w:rPr>
            <w:noProof/>
            <w:webHidden/>
          </w:rPr>
          <w:fldChar w:fldCharType="end"/>
        </w:r>
      </w:hyperlink>
    </w:p>
    <w:p w:rsidR="006B70A1" w:rsidRDefault="006B70A1" w14:paraId="5643C492" w14:textId="283E0E25">
      <w:pPr>
        <w:pStyle w:val="TOC4"/>
        <w:tabs>
          <w:tab w:val="right" w:leader="dot" w:pos="9016"/>
        </w:tabs>
        <w:rPr>
          <w:rFonts w:asciiTheme="minorHAnsi" w:hAnsiTheme="minorHAnsi"/>
          <w:noProof/>
          <w:kern w:val="2"/>
          <w:sz w:val="24"/>
          <w:lang w:eastAsia="zh-CN"/>
          <w14:ligatures w14:val="standardContextual"/>
        </w:rPr>
      </w:pPr>
      <w:hyperlink w:history="1" w:anchor="_Toc232683537">
        <w:r w:rsidRPr="00AB1157">
          <w:rPr>
            <w:rStyle w:val="Hyperlink"/>
            <w:noProof/>
          </w:rPr>
          <w:t>5.2.1.2 L2</w:t>
        </w:r>
        <w:r>
          <w:rPr>
            <w:noProof/>
            <w:webHidden/>
          </w:rPr>
          <w:tab/>
        </w:r>
        <w:r>
          <w:rPr>
            <w:noProof/>
            <w:webHidden/>
          </w:rPr>
          <w:fldChar w:fldCharType="begin"/>
        </w:r>
        <w:r>
          <w:rPr>
            <w:noProof/>
            <w:webHidden/>
          </w:rPr>
          <w:instrText xml:space="preserve"> PAGEREF _Toc232683537 \h </w:instrText>
        </w:r>
        <w:r>
          <w:rPr>
            <w:noProof/>
            <w:webHidden/>
          </w:rPr>
        </w:r>
        <w:r>
          <w:rPr>
            <w:noProof/>
            <w:webHidden/>
          </w:rPr>
          <w:fldChar w:fldCharType="separate"/>
        </w:r>
        <w:r>
          <w:rPr>
            <w:noProof/>
            <w:webHidden/>
          </w:rPr>
          <w:t>22</w:t>
        </w:r>
        <w:r>
          <w:rPr>
            <w:noProof/>
            <w:webHidden/>
          </w:rPr>
          <w:fldChar w:fldCharType="end"/>
        </w:r>
      </w:hyperlink>
    </w:p>
    <w:p w:rsidR="006B70A1" w:rsidRDefault="006B70A1" w14:paraId="00D8FD7E" w14:textId="0307B68B">
      <w:pPr>
        <w:pStyle w:val="TOC3"/>
        <w:tabs>
          <w:tab w:val="right" w:leader="dot" w:pos="9016"/>
        </w:tabs>
        <w:rPr>
          <w:rFonts w:asciiTheme="minorHAnsi" w:hAnsiTheme="minorHAnsi"/>
          <w:noProof/>
          <w:kern w:val="2"/>
          <w:sz w:val="24"/>
          <w:lang w:eastAsia="zh-CN"/>
          <w14:ligatures w14:val="standardContextual"/>
        </w:rPr>
      </w:pPr>
      <w:hyperlink w:history="1" w:anchor="_Toc232683538">
        <w:r w:rsidRPr="00AB1157">
          <w:rPr>
            <w:rStyle w:val="Hyperlink"/>
            <w:noProof/>
            <w:highlight w:val="yellow"/>
          </w:rPr>
          <w:t>5.2.2 Dynamic Content Data Flow</w:t>
        </w:r>
        <w:r>
          <w:rPr>
            <w:noProof/>
            <w:webHidden/>
          </w:rPr>
          <w:tab/>
        </w:r>
        <w:r>
          <w:rPr>
            <w:noProof/>
            <w:webHidden/>
          </w:rPr>
          <w:fldChar w:fldCharType="begin"/>
        </w:r>
        <w:r>
          <w:rPr>
            <w:noProof/>
            <w:webHidden/>
          </w:rPr>
          <w:instrText xml:space="preserve"> PAGEREF _Toc232683538 \h </w:instrText>
        </w:r>
        <w:r>
          <w:rPr>
            <w:noProof/>
            <w:webHidden/>
          </w:rPr>
        </w:r>
        <w:r>
          <w:rPr>
            <w:noProof/>
            <w:webHidden/>
          </w:rPr>
          <w:fldChar w:fldCharType="separate"/>
        </w:r>
        <w:r>
          <w:rPr>
            <w:noProof/>
            <w:webHidden/>
          </w:rPr>
          <w:t>23</w:t>
        </w:r>
        <w:r>
          <w:rPr>
            <w:noProof/>
            <w:webHidden/>
          </w:rPr>
          <w:fldChar w:fldCharType="end"/>
        </w:r>
      </w:hyperlink>
    </w:p>
    <w:p w:rsidR="006B70A1" w:rsidRDefault="006B70A1" w14:paraId="1F818632" w14:textId="4E8AFF79">
      <w:pPr>
        <w:pStyle w:val="TOC3"/>
        <w:tabs>
          <w:tab w:val="right" w:leader="dot" w:pos="9016"/>
        </w:tabs>
        <w:rPr>
          <w:rFonts w:asciiTheme="minorHAnsi" w:hAnsiTheme="minorHAnsi"/>
          <w:noProof/>
          <w:kern w:val="2"/>
          <w:sz w:val="24"/>
          <w:lang w:eastAsia="zh-CN"/>
          <w14:ligatures w14:val="standardContextual"/>
        </w:rPr>
      </w:pPr>
      <w:hyperlink w:history="1" w:anchor="_Toc232683539">
        <w:r w:rsidRPr="00AB1157">
          <w:rPr>
            <w:rStyle w:val="Hyperlink"/>
            <w:noProof/>
            <w:highlight w:val="yellow"/>
          </w:rPr>
          <w:t>5.2.3 Hybrid Content Data Flow</w:t>
        </w:r>
        <w:r>
          <w:rPr>
            <w:noProof/>
            <w:webHidden/>
          </w:rPr>
          <w:tab/>
        </w:r>
        <w:r>
          <w:rPr>
            <w:noProof/>
            <w:webHidden/>
          </w:rPr>
          <w:fldChar w:fldCharType="begin"/>
        </w:r>
        <w:r>
          <w:rPr>
            <w:noProof/>
            <w:webHidden/>
          </w:rPr>
          <w:instrText xml:space="preserve"> PAGEREF _Toc232683539 \h </w:instrText>
        </w:r>
        <w:r>
          <w:rPr>
            <w:noProof/>
            <w:webHidden/>
          </w:rPr>
        </w:r>
        <w:r>
          <w:rPr>
            <w:noProof/>
            <w:webHidden/>
          </w:rPr>
          <w:fldChar w:fldCharType="separate"/>
        </w:r>
        <w:r>
          <w:rPr>
            <w:noProof/>
            <w:webHidden/>
          </w:rPr>
          <w:t>24</w:t>
        </w:r>
        <w:r>
          <w:rPr>
            <w:noProof/>
            <w:webHidden/>
          </w:rPr>
          <w:fldChar w:fldCharType="end"/>
        </w:r>
      </w:hyperlink>
    </w:p>
    <w:p w:rsidR="006B70A1" w:rsidRDefault="006B70A1" w14:paraId="4705E137" w14:textId="1A921895">
      <w:pPr>
        <w:pStyle w:val="TOC2"/>
        <w:tabs>
          <w:tab w:val="right" w:leader="dot" w:pos="9016"/>
        </w:tabs>
        <w:rPr>
          <w:rFonts w:asciiTheme="minorHAnsi" w:hAnsiTheme="minorHAnsi"/>
          <w:noProof/>
          <w:kern w:val="2"/>
          <w:sz w:val="24"/>
          <w:lang w:eastAsia="zh-CN"/>
          <w14:ligatures w14:val="standardContextual"/>
        </w:rPr>
      </w:pPr>
      <w:hyperlink w:history="1" w:anchor="_Toc232683540">
        <w:r w:rsidRPr="00AB1157">
          <w:rPr>
            <w:rStyle w:val="Hyperlink"/>
            <w:noProof/>
            <w:highlight w:val="yellow"/>
          </w:rPr>
          <w:t>5.3 Caching Strategy</w:t>
        </w:r>
        <w:r>
          <w:rPr>
            <w:noProof/>
            <w:webHidden/>
          </w:rPr>
          <w:tab/>
        </w:r>
        <w:r>
          <w:rPr>
            <w:noProof/>
            <w:webHidden/>
          </w:rPr>
          <w:fldChar w:fldCharType="begin"/>
        </w:r>
        <w:r>
          <w:rPr>
            <w:noProof/>
            <w:webHidden/>
          </w:rPr>
          <w:instrText xml:space="preserve"> PAGEREF _Toc232683540 \h </w:instrText>
        </w:r>
        <w:r>
          <w:rPr>
            <w:noProof/>
            <w:webHidden/>
          </w:rPr>
        </w:r>
        <w:r>
          <w:rPr>
            <w:noProof/>
            <w:webHidden/>
          </w:rPr>
          <w:fldChar w:fldCharType="separate"/>
        </w:r>
        <w:r>
          <w:rPr>
            <w:noProof/>
            <w:webHidden/>
          </w:rPr>
          <w:t>25</w:t>
        </w:r>
        <w:r>
          <w:rPr>
            <w:noProof/>
            <w:webHidden/>
          </w:rPr>
          <w:fldChar w:fldCharType="end"/>
        </w:r>
      </w:hyperlink>
    </w:p>
    <w:p w:rsidR="006B70A1" w:rsidRDefault="006B70A1" w14:paraId="479DD109" w14:textId="4E5C608D">
      <w:pPr>
        <w:pStyle w:val="TOC1"/>
        <w:tabs>
          <w:tab w:val="right" w:leader="dot" w:pos="9016"/>
        </w:tabs>
        <w:rPr>
          <w:rFonts w:asciiTheme="minorHAnsi" w:hAnsiTheme="minorHAnsi"/>
          <w:noProof/>
          <w:kern w:val="2"/>
          <w:sz w:val="24"/>
          <w:lang w:eastAsia="zh-CN"/>
          <w14:ligatures w14:val="standardContextual"/>
        </w:rPr>
      </w:pPr>
      <w:hyperlink w:history="1" w:anchor="_Toc232683541">
        <w:r w:rsidRPr="00AB1157">
          <w:rPr>
            <w:rStyle w:val="Hyperlink"/>
            <w:rFonts w:cs="Arial"/>
            <w:noProof/>
          </w:rPr>
          <w:t>6. Appendix</w:t>
        </w:r>
        <w:r>
          <w:rPr>
            <w:noProof/>
            <w:webHidden/>
          </w:rPr>
          <w:tab/>
        </w:r>
        <w:r>
          <w:rPr>
            <w:noProof/>
            <w:webHidden/>
          </w:rPr>
          <w:fldChar w:fldCharType="begin"/>
        </w:r>
        <w:r>
          <w:rPr>
            <w:noProof/>
            <w:webHidden/>
          </w:rPr>
          <w:instrText xml:space="preserve"> PAGEREF _Toc232683541 \h </w:instrText>
        </w:r>
        <w:r>
          <w:rPr>
            <w:noProof/>
            <w:webHidden/>
          </w:rPr>
        </w:r>
        <w:r>
          <w:rPr>
            <w:noProof/>
            <w:webHidden/>
          </w:rPr>
          <w:fldChar w:fldCharType="separate"/>
        </w:r>
        <w:r>
          <w:rPr>
            <w:noProof/>
            <w:webHidden/>
          </w:rPr>
          <w:t>25</w:t>
        </w:r>
        <w:r>
          <w:rPr>
            <w:noProof/>
            <w:webHidden/>
          </w:rPr>
          <w:fldChar w:fldCharType="end"/>
        </w:r>
      </w:hyperlink>
    </w:p>
    <w:p w:rsidR="006B70A1" w:rsidRDefault="006B70A1" w14:paraId="0C692488" w14:textId="5D836A4A">
      <w:pPr>
        <w:pStyle w:val="TOC2"/>
        <w:tabs>
          <w:tab w:val="right" w:leader="dot" w:pos="9016"/>
        </w:tabs>
        <w:rPr>
          <w:rFonts w:asciiTheme="minorHAnsi" w:hAnsiTheme="minorHAnsi"/>
          <w:noProof/>
          <w:kern w:val="2"/>
          <w:sz w:val="24"/>
          <w:lang w:eastAsia="zh-CN"/>
          <w14:ligatures w14:val="standardContextual"/>
        </w:rPr>
      </w:pPr>
      <w:hyperlink w:history="1" w:anchor="_Toc232683542">
        <w:r w:rsidRPr="00AB1157">
          <w:rPr>
            <w:rStyle w:val="Hyperlink"/>
            <w:rFonts w:cs="Arial"/>
            <w:noProof/>
          </w:rPr>
          <w:t>6.1 Glossary of Terms</w:t>
        </w:r>
        <w:r>
          <w:rPr>
            <w:noProof/>
            <w:webHidden/>
          </w:rPr>
          <w:tab/>
        </w:r>
        <w:r>
          <w:rPr>
            <w:noProof/>
            <w:webHidden/>
          </w:rPr>
          <w:fldChar w:fldCharType="begin"/>
        </w:r>
        <w:r>
          <w:rPr>
            <w:noProof/>
            <w:webHidden/>
          </w:rPr>
          <w:instrText xml:space="preserve"> PAGEREF _Toc232683542 \h </w:instrText>
        </w:r>
        <w:r>
          <w:rPr>
            <w:noProof/>
            <w:webHidden/>
          </w:rPr>
        </w:r>
        <w:r>
          <w:rPr>
            <w:noProof/>
            <w:webHidden/>
          </w:rPr>
          <w:fldChar w:fldCharType="separate"/>
        </w:r>
        <w:r>
          <w:rPr>
            <w:noProof/>
            <w:webHidden/>
          </w:rPr>
          <w:t>25</w:t>
        </w:r>
        <w:r>
          <w:rPr>
            <w:noProof/>
            <w:webHidden/>
          </w:rPr>
          <w:fldChar w:fldCharType="end"/>
        </w:r>
      </w:hyperlink>
    </w:p>
    <w:p w:rsidRPr="00DD3C54" w:rsidR="005E58B2" w:rsidP="6AC874BD" w:rsidRDefault="00D8468F" w14:paraId="2E38A16F" w14:textId="38AB3C37">
      <w:pPr>
        <w:pStyle w:val="TOC1"/>
        <w:tabs>
          <w:tab w:val="left" w:pos="435"/>
          <w:tab w:val="right" w:leader="dot" w:pos="9015"/>
        </w:tabs>
        <w:rPr>
          <w:rFonts w:cs="Arial"/>
          <w:noProof/>
          <w:kern w:val="2"/>
          <w:sz w:val="24"/>
          <w:lang w:eastAsia="en-GB"/>
          <w14:ligatures w14:val="standardContextual"/>
        </w:rPr>
      </w:pPr>
      <w:r>
        <w:rPr>
          <w:rFonts w:cs="Arial"/>
        </w:rPr>
        <w:fldChar w:fldCharType="end"/>
      </w:r>
    </w:p>
    <w:p w:rsidRPr="00DD3C54" w:rsidR="0013381F" w:rsidP="00996811" w:rsidRDefault="0013381F" w14:paraId="3B5948CD" w14:textId="4D95F411">
      <w:pPr>
        <w:pStyle w:val="TOC2"/>
        <w:keepNext/>
        <w:keepLines/>
        <w:tabs>
          <w:tab w:val="right" w:leader="dot" w:pos="9015"/>
        </w:tabs>
        <w:ind w:left="0"/>
        <w:rPr>
          <w:rFonts w:cs="Arial"/>
          <w:sz w:val="20"/>
          <w:szCs w:val="20"/>
        </w:rPr>
      </w:pPr>
    </w:p>
    <w:p w:rsidRPr="00C0243C" w:rsidR="00620D58" w:rsidP="00C0243C" w:rsidRDefault="00620D58" w14:paraId="7AE07467" w14:textId="72FFD629">
      <w:pPr>
        <w:pStyle w:val="TOC1"/>
        <w:tabs>
          <w:tab w:val="left" w:pos="435"/>
          <w:tab w:val="right" w:leader="dot" w:pos="9015"/>
        </w:tabs>
        <w:rPr>
          <w:rStyle w:val="Strong"/>
          <w:rFonts w:cs="Arial"/>
          <w:b w:val="0"/>
          <w:kern w:val="2"/>
          <w:sz w:val="24"/>
          <w:lang w:eastAsia="en-GB"/>
          <w14:ligatures w14:val="standardContextual"/>
        </w:rPr>
      </w:pPr>
      <w:r w:rsidRPr="00DD3C54">
        <w:rPr>
          <w:rStyle w:val="Strong"/>
          <w:rFonts w:cs="Arial"/>
        </w:rPr>
        <w:br w:type="page"/>
      </w:r>
    </w:p>
    <w:p w:rsidRPr="00DD3C54" w:rsidR="471C586A" w:rsidP="004C70E1" w:rsidRDefault="333476D5" w14:paraId="38FDD0FC" w14:textId="2C20A180">
      <w:pPr>
        <w:pStyle w:val="TOC2"/>
        <w:keepNext/>
        <w:keepLines/>
        <w:tabs>
          <w:tab w:val="right" w:leader="dot" w:pos="9015"/>
        </w:tabs>
        <w:ind w:left="0"/>
        <w:rPr>
          <w:rStyle w:val="Strong"/>
          <w:rFonts w:cs="Arial"/>
        </w:rPr>
      </w:pPr>
      <w:r w:rsidRPr="00DD3C54">
        <w:rPr>
          <w:rStyle w:val="Strong"/>
          <w:rFonts w:cs="Arial"/>
        </w:rPr>
        <w:t>Revision History</w:t>
      </w:r>
    </w:p>
    <w:tbl>
      <w:tblPr>
        <w:tblStyle w:val="TableGrid"/>
        <w:tblW w:w="9063" w:type="dxa"/>
        <w:tblInd w:w="-15"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1096"/>
        <w:gridCol w:w="1403"/>
        <w:gridCol w:w="6564"/>
      </w:tblGrid>
      <w:tr w:rsidRPr="00DD3C54" w:rsidR="002F127C" w:rsidTr="005A0977" w14:paraId="277B3CA6" w14:textId="77777777">
        <w:trPr>
          <w:trHeight w:val="312"/>
        </w:trPr>
        <w:tc>
          <w:tcPr>
            <w:tcW w:w="109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Pr="00DD3C54" w:rsidR="471C586A" w:rsidP="471C586A" w:rsidRDefault="471C586A" w14:paraId="33925B51" w14:textId="41574B3D">
            <w:pPr>
              <w:jc w:val="both"/>
              <w:rPr>
                <w:rFonts w:eastAsia="Arial" w:cs="Arial"/>
                <w:sz w:val="20"/>
                <w:szCs w:val="20"/>
              </w:rPr>
            </w:pPr>
            <w:r w:rsidRPr="00DD3C54">
              <w:rPr>
                <w:rFonts w:eastAsia="Arial" w:cs="Arial"/>
                <w:b/>
                <w:bCs/>
                <w:sz w:val="20"/>
                <w:szCs w:val="20"/>
                <w:lang w:val="en"/>
              </w:rPr>
              <w:t>Version</w:t>
            </w:r>
          </w:p>
        </w:tc>
        <w:tc>
          <w:tcPr>
            <w:tcW w:w="140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Pr="00DD3C54" w:rsidR="471C586A" w:rsidP="471C586A" w:rsidRDefault="471C586A" w14:paraId="3B08574B" w14:textId="225D8E7A">
            <w:pPr>
              <w:jc w:val="both"/>
              <w:rPr>
                <w:rFonts w:eastAsia="Arial" w:cs="Arial"/>
                <w:sz w:val="20"/>
                <w:szCs w:val="20"/>
              </w:rPr>
            </w:pPr>
            <w:r w:rsidRPr="00DD3C54">
              <w:rPr>
                <w:rFonts w:eastAsia="Arial" w:cs="Arial"/>
                <w:b/>
                <w:bCs/>
                <w:sz w:val="20"/>
                <w:szCs w:val="20"/>
                <w:lang w:val="en"/>
              </w:rPr>
              <w:t>Effective Date</w:t>
            </w:r>
          </w:p>
        </w:tc>
        <w:tc>
          <w:tcPr>
            <w:tcW w:w="656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Pr="00DD3C54" w:rsidR="471C586A" w:rsidP="471C586A" w:rsidRDefault="471C586A" w14:paraId="667BDBD2" w14:textId="3C29377D">
            <w:pPr>
              <w:jc w:val="both"/>
              <w:rPr>
                <w:rFonts w:eastAsia="Arial" w:cs="Arial"/>
                <w:sz w:val="20"/>
                <w:szCs w:val="20"/>
              </w:rPr>
            </w:pPr>
            <w:r w:rsidRPr="00DD3C54">
              <w:rPr>
                <w:rFonts w:eastAsia="Arial" w:cs="Arial"/>
                <w:b/>
                <w:bCs/>
                <w:sz w:val="20"/>
                <w:szCs w:val="20"/>
                <w:lang w:val="en"/>
              </w:rPr>
              <w:t>Summary of Changes</w:t>
            </w:r>
          </w:p>
        </w:tc>
      </w:tr>
      <w:tr w:rsidRPr="00DD3C54" w:rsidR="00EE42EB" w:rsidTr="005A0977" w14:paraId="7AC27033" w14:textId="77777777">
        <w:trPr>
          <w:trHeight w:val="312"/>
        </w:trPr>
        <w:tc>
          <w:tcPr>
            <w:tcW w:w="10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C955AF" w14:paraId="3EA0BE9E" w14:textId="170FA807">
            <w:pPr>
              <w:jc w:val="both"/>
              <w:rPr>
                <w:rFonts w:eastAsia="Arial" w:cs="Arial"/>
                <w:sz w:val="20"/>
                <w:szCs w:val="20"/>
              </w:rPr>
            </w:pPr>
            <w:r w:rsidRPr="00DD3C54">
              <w:rPr>
                <w:rFonts w:eastAsia="Arial" w:cs="Arial"/>
                <w:sz w:val="20"/>
                <w:szCs w:val="20"/>
                <w:lang w:val="en"/>
              </w:rPr>
              <w:t>1.0.0</w:t>
            </w:r>
          </w:p>
        </w:tc>
        <w:tc>
          <w:tcPr>
            <w:tcW w:w="14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AD60E2" w14:paraId="5BF82A86" w14:textId="02F93E47">
            <w:pPr>
              <w:pBdr>
                <w:top w:val="nil"/>
                <w:left w:val="nil"/>
                <w:bottom w:val="nil"/>
                <w:right w:val="nil"/>
                <w:between w:val="nil"/>
              </w:pBdr>
              <w:jc w:val="both"/>
              <w:rPr>
                <w:rFonts w:eastAsia="Arial" w:cs="Arial"/>
                <w:sz w:val="20"/>
                <w:szCs w:val="20"/>
              </w:rPr>
            </w:pPr>
            <w:r>
              <w:rPr>
                <w:rFonts w:eastAsia="Arial" w:cs="Arial"/>
                <w:sz w:val="20"/>
                <w:szCs w:val="20"/>
                <w:lang w:val="en"/>
              </w:rPr>
              <w:t>2</w:t>
            </w:r>
            <w:r w:rsidR="00D03C77">
              <w:rPr>
                <w:rFonts w:eastAsia="Arial" w:cs="Arial"/>
                <w:sz w:val="20"/>
                <w:szCs w:val="20"/>
                <w:lang w:val="en"/>
              </w:rPr>
              <w:t>9</w:t>
            </w:r>
            <w:r>
              <w:rPr>
                <w:rFonts w:eastAsia="Arial" w:cs="Arial"/>
                <w:sz w:val="20"/>
                <w:szCs w:val="20"/>
                <w:lang w:val="en"/>
              </w:rPr>
              <w:t>/04/26</w:t>
            </w:r>
          </w:p>
        </w:tc>
        <w:tc>
          <w:tcPr>
            <w:tcW w:w="65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C0243C" w14:paraId="2101DA4E" w14:textId="0E588E13">
            <w:pPr>
              <w:jc w:val="both"/>
              <w:rPr>
                <w:rFonts w:eastAsia="Arial" w:cs="Arial"/>
                <w:sz w:val="20"/>
                <w:szCs w:val="20"/>
              </w:rPr>
            </w:pPr>
            <w:r>
              <w:rPr>
                <w:rFonts w:eastAsia="Arial" w:cs="Arial"/>
                <w:sz w:val="20"/>
                <w:szCs w:val="20"/>
              </w:rPr>
              <w:t>Initial Release</w:t>
            </w:r>
          </w:p>
        </w:tc>
      </w:tr>
      <w:tr w:rsidRPr="00DD3C54" w:rsidR="00EE42EB" w:rsidTr="005A0977" w14:paraId="5A8F4E7D" w14:textId="77777777">
        <w:trPr>
          <w:trHeight w:val="312"/>
        </w:trPr>
        <w:tc>
          <w:tcPr>
            <w:tcW w:w="10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00F54E41" w:rsidP="471C586A" w:rsidRDefault="001E5515" w14:paraId="3B4B80C0" w14:textId="7445E2A6">
            <w:pPr>
              <w:jc w:val="both"/>
              <w:rPr>
                <w:rFonts w:eastAsia="Arial" w:cs="Arial"/>
                <w:sz w:val="20"/>
                <w:szCs w:val="20"/>
                <w:lang w:val="en"/>
              </w:rPr>
            </w:pPr>
            <w:r>
              <w:rPr>
                <w:rFonts w:eastAsia="Arial" w:cs="Arial"/>
                <w:sz w:val="20"/>
                <w:szCs w:val="20"/>
                <w:lang w:val="en"/>
              </w:rPr>
              <w:t>1.0.1</w:t>
            </w:r>
          </w:p>
        </w:tc>
        <w:tc>
          <w:tcPr>
            <w:tcW w:w="14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00F54E41" w:rsidP="471C586A" w:rsidRDefault="001E5515" w14:paraId="5A9713E6" w14:textId="15691B94">
            <w:pPr>
              <w:pBdr>
                <w:top w:val="nil"/>
                <w:left w:val="nil"/>
                <w:bottom w:val="nil"/>
                <w:right w:val="nil"/>
                <w:between w:val="nil"/>
              </w:pBdr>
              <w:jc w:val="both"/>
              <w:rPr>
                <w:rFonts w:eastAsia="Arial" w:cs="Arial"/>
                <w:sz w:val="20"/>
                <w:szCs w:val="20"/>
                <w:lang w:val="en"/>
              </w:rPr>
            </w:pPr>
            <w:r>
              <w:rPr>
                <w:rFonts w:eastAsia="Arial" w:cs="Arial"/>
                <w:sz w:val="20"/>
                <w:szCs w:val="20"/>
                <w:lang w:val="en"/>
              </w:rPr>
              <w:t>30/04/26</w:t>
            </w:r>
          </w:p>
        </w:tc>
        <w:tc>
          <w:tcPr>
            <w:tcW w:w="65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00F54E41" w:rsidP="471C586A" w:rsidRDefault="001E5515" w14:paraId="70E349B3" w14:textId="60C89DF2">
            <w:pPr>
              <w:jc w:val="both"/>
              <w:rPr>
                <w:rFonts w:eastAsia="Arial" w:cs="Arial"/>
                <w:sz w:val="20"/>
                <w:szCs w:val="20"/>
                <w:lang w:val="en"/>
              </w:rPr>
            </w:pPr>
            <w:r>
              <w:rPr>
                <w:rFonts w:eastAsia="Arial" w:cs="Arial"/>
                <w:sz w:val="20"/>
                <w:szCs w:val="20"/>
                <w:lang w:val="en"/>
              </w:rPr>
              <w:t>Correct minor mistake</w:t>
            </w:r>
          </w:p>
        </w:tc>
      </w:tr>
      <w:tr w:rsidRPr="00DD3C54" w:rsidR="005A7DE0" w:rsidTr="005A0977" w14:paraId="0C7214CC" w14:textId="77777777">
        <w:trPr>
          <w:trHeight w:val="312"/>
        </w:trPr>
        <w:tc>
          <w:tcPr>
            <w:tcW w:w="10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5A7DE0" w:rsidP="471C586A" w:rsidRDefault="005A7DE0" w14:paraId="099C42CB" w14:textId="77777777">
            <w:pPr>
              <w:jc w:val="both"/>
              <w:rPr>
                <w:rFonts w:eastAsia="Arial" w:cs="Arial"/>
                <w:sz w:val="20"/>
                <w:szCs w:val="20"/>
                <w:lang w:val="en"/>
              </w:rPr>
            </w:pPr>
          </w:p>
        </w:tc>
        <w:tc>
          <w:tcPr>
            <w:tcW w:w="14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5A7DE0" w:rsidP="471C586A" w:rsidRDefault="005A7DE0" w14:paraId="4ABB2E5A" w14:textId="77777777">
            <w:pPr>
              <w:pBdr>
                <w:top w:val="nil"/>
                <w:left w:val="nil"/>
                <w:bottom w:val="nil"/>
                <w:right w:val="nil"/>
                <w:between w:val="nil"/>
              </w:pBdr>
              <w:jc w:val="both"/>
              <w:rPr>
                <w:rFonts w:eastAsia="Arial" w:cs="Arial"/>
                <w:sz w:val="20"/>
                <w:szCs w:val="20"/>
                <w:lang w:val="en"/>
              </w:rPr>
            </w:pPr>
          </w:p>
        </w:tc>
        <w:tc>
          <w:tcPr>
            <w:tcW w:w="65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5A7DE0" w:rsidP="471C586A" w:rsidRDefault="005A7DE0" w14:paraId="09EE0CEA" w14:textId="77777777">
            <w:pPr>
              <w:jc w:val="both"/>
              <w:rPr>
                <w:rFonts w:eastAsia="Arial" w:cs="Arial"/>
                <w:sz w:val="20"/>
                <w:szCs w:val="20"/>
                <w:lang w:val="en"/>
              </w:rPr>
            </w:pPr>
          </w:p>
        </w:tc>
      </w:tr>
    </w:tbl>
    <w:p w:rsidRPr="00DD3C54" w:rsidR="471C586A" w:rsidP="471C586A" w:rsidRDefault="471C586A" w14:paraId="5A02939A" w14:textId="2BF2EBFC">
      <w:pPr>
        <w:jc w:val="both"/>
        <w:rPr>
          <w:rFonts w:eastAsia="Arial" w:cs="Arial"/>
          <w:color w:val="000000" w:themeColor="text1"/>
          <w:sz w:val="20"/>
          <w:szCs w:val="20"/>
        </w:rPr>
      </w:pPr>
    </w:p>
    <w:p w:rsidRPr="00DD3C54" w:rsidR="471C586A" w:rsidP="00B60C38" w:rsidRDefault="471C586A" w14:paraId="54FACE6A" w14:textId="5E1C8287">
      <w:pPr>
        <w:pStyle w:val="ListParagraph"/>
        <w:ind w:hanging="360"/>
        <w:rPr>
          <w:rFonts w:eastAsia="Arial" w:cs="Arial"/>
          <w:color w:val="000000" w:themeColor="text1"/>
          <w:sz w:val="20"/>
          <w:szCs w:val="20"/>
        </w:rPr>
      </w:pPr>
    </w:p>
    <w:p w:rsidRPr="00DD3C54" w:rsidR="471C586A" w:rsidP="471C586A" w:rsidRDefault="333476D5" w14:paraId="7251EAB1" w14:textId="4FF5A34A">
      <w:pPr>
        <w:jc w:val="both"/>
        <w:rPr>
          <w:rStyle w:val="Strong"/>
          <w:rFonts w:cs="Arial"/>
        </w:rPr>
      </w:pPr>
      <w:r w:rsidRPr="00DD3C54">
        <w:rPr>
          <w:rStyle w:val="Strong"/>
          <w:rFonts w:cs="Arial"/>
        </w:rPr>
        <w:t>Prepared By</w:t>
      </w:r>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4693"/>
        <w:gridCol w:w="4284"/>
      </w:tblGrid>
      <w:tr w:rsidRPr="00DD3C54" w:rsidR="471C586A" w:rsidTr="005A0977" w14:paraId="5D207D6A" w14:textId="77777777">
        <w:trPr>
          <w:trHeight w:val="300"/>
        </w:trPr>
        <w:tc>
          <w:tcPr>
            <w:tcW w:w="469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Pr="00DD3C54" w:rsidR="471C586A" w:rsidP="471C586A" w:rsidRDefault="471C586A" w14:paraId="2AFB7A0D" w14:textId="6E01C178">
            <w:pPr>
              <w:jc w:val="both"/>
              <w:rPr>
                <w:rFonts w:eastAsia="Arial" w:cs="Arial"/>
                <w:sz w:val="20"/>
                <w:szCs w:val="20"/>
              </w:rPr>
            </w:pPr>
            <w:r w:rsidRPr="00DD3C54">
              <w:rPr>
                <w:rFonts w:eastAsia="Arial" w:cs="Arial"/>
                <w:b/>
                <w:bCs/>
                <w:sz w:val="20"/>
                <w:szCs w:val="20"/>
                <w:lang w:val="en"/>
              </w:rPr>
              <w:t xml:space="preserve">Name </w:t>
            </w:r>
          </w:p>
        </w:tc>
        <w:tc>
          <w:tcPr>
            <w:tcW w:w="42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Pr="00DD3C54" w:rsidR="471C586A" w:rsidP="471C586A" w:rsidRDefault="471C586A" w14:paraId="59E440CF" w14:textId="2635866E">
            <w:pPr>
              <w:jc w:val="both"/>
              <w:rPr>
                <w:rFonts w:eastAsia="Arial" w:cs="Arial"/>
                <w:sz w:val="20"/>
                <w:szCs w:val="20"/>
              </w:rPr>
            </w:pPr>
            <w:r w:rsidRPr="00DD3C54">
              <w:rPr>
                <w:rFonts w:eastAsia="Arial" w:cs="Arial"/>
                <w:b/>
                <w:bCs/>
                <w:sz w:val="20"/>
                <w:szCs w:val="20"/>
                <w:lang w:val="en"/>
              </w:rPr>
              <w:t>Project Role</w:t>
            </w:r>
          </w:p>
        </w:tc>
      </w:tr>
      <w:tr w:rsidRPr="00DD3C54" w:rsidR="004137FA" w:rsidTr="005A0977" w14:paraId="2AF61E92" w14:textId="77777777">
        <w:trPr>
          <w:trHeight w:val="300"/>
        </w:trPr>
        <w:tc>
          <w:tcPr>
            <w:tcW w:w="4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004137FA" w:rsidP="471C586A" w:rsidRDefault="00E12FB8" w14:paraId="52894DA5" w14:textId="0690145A">
            <w:pPr>
              <w:jc w:val="both"/>
              <w:rPr>
                <w:rFonts w:eastAsia="Arial" w:cs="Arial"/>
                <w:sz w:val="20"/>
                <w:szCs w:val="20"/>
              </w:rPr>
            </w:pPr>
            <w:r w:rsidRPr="00DD3C54">
              <w:rPr>
                <w:rFonts w:eastAsia="Arial" w:cs="Arial"/>
                <w:sz w:val="20"/>
                <w:szCs w:val="20"/>
              </w:rPr>
              <w:t>Daniel Pearson</w:t>
            </w:r>
          </w:p>
        </w:tc>
        <w:tc>
          <w:tcPr>
            <w:tcW w:w="42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004137FA" w:rsidP="471C586A" w:rsidRDefault="00662C25" w14:paraId="78749146" w14:textId="4238C324">
            <w:pPr>
              <w:jc w:val="both"/>
              <w:rPr>
                <w:rFonts w:eastAsia="Arial" w:cs="Arial"/>
                <w:sz w:val="20"/>
                <w:szCs w:val="20"/>
              </w:rPr>
            </w:pPr>
            <w:r>
              <w:rPr>
                <w:rFonts w:eastAsia="Arial" w:cs="Arial"/>
                <w:sz w:val="20"/>
                <w:szCs w:val="20"/>
              </w:rPr>
              <w:t>Senior Consultant</w:t>
            </w:r>
          </w:p>
        </w:tc>
      </w:tr>
      <w:tr w:rsidRPr="00DD3C54" w:rsidR="471C586A" w:rsidTr="005A0977" w14:paraId="2D21BE4B" w14:textId="77777777">
        <w:trPr>
          <w:trHeight w:val="300"/>
        </w:trPr>
        <w:tc>
          <w:tcPr>
            <w:tcW w:w="4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DE2765" w14:paraId="0B4E64CE" w14:textId="16E908D9">
            <w:pPr>
              <w:jc w:val="both"/>
              <w:rPr>
                <w:rFonts w:eastAsia="Arial" w:cs="Arial"/>
                <w:sz w:val="20"/>
                <w:szCs w:val="20"/>
              </w:rPr>
            </w:pPr>
            <w:r w:rsidRPr="00DE2765">
              <w:rPr>
                <w:rFonts w:eastAsia="Arial" w:cs="Arial"/>
                <w:sz w:val="20"/>
                <w:szCs w:val="20"/>
              </w:rPr>
              <w:t>Raihan Al</w:t>
            </w:r>
            <w:r>
              <w:rPr>
                <w:rFonts w:eastAsia="Arial" w:cs="Arial"/>
                <w:sz w:val="20"/>
                <w:szCs w:val="20"/>
              </w:rPr>
              <w:t xml:space="preserve"> Bazzy</w:t>
            </w:r>
          </w:p>
        </w:tc>
        <w:tc>
          <w:tcPr>
            <w:tcW w:w="42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DE2765" w14:paraId="4E360B3F" w14:textId="344A0263">
            <w:pPr>
              <w:jc w:val="both"/>
              <w:rPr>
                <w:rFonts w:eastAsia="Arial" w:cs="Arial"/>
                <w:sz w:val="20"/>
                <w:szCs w:val="20"/>
              </w:rPr>
            </w:pPr>
            <w:r>
              <w:rPr>
                <w:rFonts w:eastAsia="Arial" w:cs="Arial"/>
                <w:sz w:val="20"/>
                <w:szCs w:val="20"/>
              </w:rPr>
              <w:t>Consultant</w:t>
            </w:r>
          </w:p>
        </w:tc>
      </w:tr>
      <w:tr w:rsidRPr="00DD3C54" w:rsidR="00D03C77" w:rsidTr="005A0977" w14:paraId="5B078EE5" w14:textId="77777777">
        <w:trPr>
          <w:trHeight w:val="300"/>
        </w:trPr>
        <w:tc>
          <w:tcPr>
            <w:tcW w:w="4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00D03C77" w:rsidP="471C586A" w:rsidRDefault="00F42128" w14:paraId="6C6BDE05" w14:textId="28058E37">
            <w:pPr>
              <w:jc w:val="both"/>
              <w:rPr>
                <w:rFonts w:eastAsia="Arial" w:cs="Arial"/>
                <w:sz w:val="20"/>
                <w:szCs w:val="20"/>
              </w:rPr>
            </w:pPr>
            <w:r>
              <w:rPr>
                <w:rFonts w:eastAsia="Arial" w:cs="Arial"/>
                <w:sz w:val="20"/>
                <w:szCs w:val="20"/>
              </w:rPr>
              <w:t>Yudhi Hermanwan</w:t>
            </w:r>
          </w:p>
        </w:tc>
        <w:tc>
          <w:tcPr>
            <w:tcW w:w="42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00D03C77" w:rsidP="471C586A" w:rsidRDefault="00F42128" w14:paraId="01314A99" w14:textId="3CDD3FB2">
            <w:pPr>
              <w:jc w:val="both"/>
              <w:rPr>
                <w:rFonts w:eastAsia="Arial" w:cs="Arial"/>
                <w:sz w:val="20"/>
                <w:szCs w:val="20"/>
              </w:rPr>
            </w:pPr>
            <w:r>
              <w:rPr>
                <w:rFonts w:eastAsia="Arial" w:cs="Arial"/>
                <w:sz w:val="20"/>
                <w:szCs w:val="20"/>
              </w:rPr>
              <w:t>Consultant</w:t>
            </w:r>
          </w:p>
        </w:tc>
      </w:tr>
    </w:tbl>
    <w:p w:rsidRPr="00DD3C54" w:rsidR="471C586A" w:rsidP="471C586A" w:rsidRDefault="471C586A" w14:paraId="3883455C" w14:textId="4824924F">
      <w:pPr>
        <w:jc w:val="both"/>
        <w:rPr>
          <w:rFonts w:eastAsia="Arial" w:cs="Arial"/>
          <w:color w:val="000000" w:themeColor="text1"/>
          <w:sz w:val="20"/>
          <w:szCs w:val="20"/>
        </w:rPr>
      </w:pPr>
    </w:p>
    <w:p w:rsidR="00E950CF" w:rsidRDefault="00E950CF" w14:paraId="282184DE" w14:textId="77777777">
      <w:pPr>
        <w:rPr>
          <w:rFonts w:eastAsia="Arial" w:cs="Arial"/>
          <w:b/>
          <w:bCs/>
          <w:smallCaps/>
          <w:color w:val="000000" w:themeColor="text1"/>
          <w:sz w:val="20"/>
          <w:szCs w:val="20"/>
        </w:rPr>
      </w:pPr>
      <w:bookmarkStart w:name="_Toc931550242" w:id="4"/>
    </w:p>
    <w:tbl>
      <w:tblPr>
        <w:tblStyle w:val="TableGrid"/>
        <w:tblW w:w="0" w:type="auto"/>
        <w:tblInd w:w="-15"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ook w:val="0000" w:firstRow="0" w:lastRow="0" w:firstColumn="0" w:lastColumn="0" w:noHBand="0" w:noVBand="0"/>
      </w:tblPr>
      <w:tblGrid>
        <w:gridCol w:w="1503"/>
        <w:gridCol w:w="1504"/>
        <w:gridCol w:w="1504"/>
        <w:gridCol w:w="1504"/>
        <w:gridCol w:w="1504"/>
        <w:gridCol w:w="1506"/>
      </w:tblGrid>
      <w:tr w:rsidR="00F2419A" w:rsidTr="007C6C42" w14:paraId="6FB31C8B" w14:textId="77777777">
        <w:trPr>
          <w:trHeight w:val="313"/>
        </w:trPr>
        <w:tc>
          <w:tcPr>
            <w:tcW w:w="9033"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5AC91839" w14:textId="77777777">
            <w:pPr>
              <w:jc w:val="both"/>
              <w:rPr>
                <w:sz w:val="20"/>
                <w:szCs w:val="20"/>
              </w:rPr>
            </w:pPr>
            <w:r w:rsidRPr="0828B4CA">
              <w:rPr>
                <w:rFonts w:asciiTheme="minorHAnsi" w:hAnsiTheme="minorHAnsi"/>
                <w:b/>
                <w:bCs/>
                <w:sz w:val="20"/>
                <w:szCs w:val="20"/>
                <w:lang w:val="en-US"/>
              </w:rPr>
              <w:t xml:space="preserve">Stage 1: </w:t>
            </w:r>
            <w:r w:rsidRPr="0828B4CA">
              <w:rPr>
                <w:rFonts w:asciiTheme="minorHAnsi" w:hAnsiTheme="minorHAnsi"/>
                <w:sz w:val="20"/>
                <w:szCs w:val="20"/>
                <w:lang w:val="en-US"/>
              </w:rPr>
              <w:t>Reviews the validity and accuracy of the High / Low Level Design</w:t>
            </w:r>
          </w:p>
        </w:tc>
      </w:tr>
      <w:tr w:rsidR="00F2419A" w:rsidTr="007C6C42" w14:paraId="4DFD52F2" w14:textId="77777777">
        <w:trPr>
          <w:trHeight w:val="313"/>
        </w:trPr>
        <w:tc>
          <w:tcPr>
            <w:tcW w:w="9033"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455AF888" w14:textId="77777777">
            <w:pPr>
              <w:jc w:val="both"/>
              <w:rPr>
                <w:sz w:val="20"/>
                <w:szCs w:val="20"/>
              </w:rPr>
            </w:pPr>
            <w:r w:rsidRPr="0828B4CA">
              <w:rPr>
                <w:rFonts w:asciiTheme="minorHAnsi" w:hAnsiTheme="minorHAnsi"/>
                <w:b/>
                <w:bCs/>
                <w:sz w:val="20"/>
                <w:szCs w:val="20"/>
                <w:lang w:val="en"/>
              </w:rPr>
              <w:t>Reviewed By</w:t>
            </w:r>
          </w:p>
        </w:tc>
      </w:tr>
      <w:tr w:rsidR="00F2419A" w:rsidTr="007C6C42" w14:paraId="76A9BEE1" w14:textId="77777777">
        <w:trPr>
          <w:trHeight w:val="313"/>
        </w:trPr>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0A63EA14" w14:textId="77777777">
            <w:pPr>
              <w:jc w:val="both"/>
              <w:rPr>
                <w:sz w:val="20"/>
                <w:szCs w:val="20"/>
              </w:rPr>
            </w:pPr>
            <w:r w:rsidRPr="0828B4CA">
              <w:rPr>
                <w:rFonts w:asciiTheme="minorHAnsi" w:hAnsiTheme="minorHAnsi"/>
                <w:b/>
                <w:bCs/>
                <w:sz w:val="20"/>
                <w:szCs w:val="20"/>
                <w:lang w:val="en"/>
              </w:rPr>
              <w:t xml:space="preserve">Name </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3617C4C7" w14:textId="77777777">
            <w:pPr>
              <w:jc w:val="both"/>
              <w:rPr>
                <w:sz w:val="20"/>
                <w:szCs w:val="20"/>
              </w:rPr>
            </w:pPr>
            <w:r w:rsidRPr="0828B4CA">
              <w:rPr>
                <w:rFonts w:asciiTheme="minorHAnsi" w:hAnsiTheme="minorHAnsi"/>
                <w:b/>
                <w:bCs/>
                <w:sz w:val="20"/>
                <w:szCs w:val="20"/>
                <w:lang w:val="en"/>
              </w:rPr>
              <w:t>Department</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48E4D305" w14:textId="77777777">
            <w:pPr>
              <w:jc w:val="both"/>
              <w:rPr>
                <w:sz w:val="20"/>
                <w:szCs w:val="20"/>
              </w:rPr>
            </w:pPr>
            <w:r w:rsidRPr="0828B4CA">
              <w:rPr>
                <w:rFonts w:asciiTheme="minorHAnsi" w:hAnsiTheme="minorHAnsi"/>
                <w:b/>
                <w:bCs/>
                <w:sz w:val="20"/>
                <w:szCs w:val="20"/>
                <w:lang w:val="en"/>
              </w:rPr>
              <w:t>Project Role</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0D8040A9" w14:textId="77777777">
            <w:pPr>
              <w:jc w:val="both"/>
              <w:rPr>
                <w:sz w:val="20"/>
                <w:szCs w:val="20"/>
              </w:rPr>
            </w:pPr>
            <w:r w:rsidRPr="0828B4CA">
              <w:rPr>
                <w:rFonts w:asciiTheme="minorHAnsi" w:hAnsiTheme="minorHAnsi"/>
                <w:b/>
                <w:bCs/>
                <w:sz w:val="20"/>
                <w:szCs w:val="20"/>
                <w:lang w:val="en"/>
              </w:rPr>
              <w:t>Section</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0C3D3EB5" w14:textId="77777777">
            <w:pPr>
              <w:jc w:val="both"/>
              <w:rPr>
                <w:sz w:val="20"/>
                <w:szCs w:val="20"/>
              </w:rPr>
            </w:pPr>
            <w:r w:rsidRPr="0828B4CA">
              <w:rPr>
                <w:rFonts w:asciiTheme="minorHAnsi" w:hAnsiTheme="minorHAnsi"/>
                <w:b/>
                <w:bCs/>
                <w:sz w:val="20"/>
                <w:szCs w:val="20"/>
                <w:lang w:val="en"/>
              </w:rPr>
              <w:t>Signature</w:t>
            </w:r>
          </w:p>
        </w:tc>
        <w:tc>
          <w:tcPr>
            <w:tcW w:w="15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249B58C8" w14:textId="77777777">
            <w:pPr>
              <w:jc w:val="both"/>
              <w:rPr>
                <w:sz w:val="20"/>
                <w:szCs w:val="20"/>
              </w:rPr>
            </w:pPr>
            <w:r w:rsidRPr="0828B4CA">
              <w:rPr>
                <w:rFonts w:asciiTheme="minorHAnsi" w:hAnsiTheme="minorHAnsi"/>
                <w:b/>
                <w:bCs/>
                <w:sz w:val="20"/>
                <w:szCs w:val="20"/>
                <w:lang w:val="en"/>
              </w:rPr>
              <w:t>Date</w:t>
            </w:r>
          </w:p>
        </w:tc>
      </w:tr>
      <w:tr w:rsidR="00F2419A" w:rsidTr="007C6C42" w14:paraId="67C38AB9" w14:textId="77777777">
        <w:trPr>
          <w:trHeight w:val="313"/>
        </w:trPr>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690CAFDA" w14:textId="77777777">
            <w:pPr>
              <w:jc w:val="both"/>
              <w:rPr>
                <w:sz w:val="20"/>
                <w:szCs w:val="20"/>
              </w:rPr>
            </w:pPr>
            <w:r w:rsidRPr="0828B4CA">
              <w:rPr>
                <w:rFonts w:asciiTheme="minorHAnsi" w:hAnsiTheme="minorHAnsi"/>
                <w:sz w:val="20"/>
                <w:szCs w:val="20"/>
              </w:rPr>
              <w:t>Dendy Aryaga</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6C3309D"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92CB886" w14:textId="77777777">
            <w:pPr>
              <w:jc w:val="both"/>
              <w:rPr>
                <w:sz w:val="20"/>
                <w:szCs w:val="20"/>
              </w:rPr>
            </w:pPr>
            <w:r w:rsidRPr="0828B4CA">
              <w:rPr>
                <w:rFonts w:asciiTheme="minorHAnsi" w:hAnsiTheme="minorHAnsi"/>
                <w:sz w:val="20"/>
                <w:szCs w:val="20"/>
              </w:rPr>
              <w:t>Delivery Lead</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33AFBD14"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77F57E48" w14:textId="77777777">
            <w:pPr>
              <w:jc w:val="both"/>
              <w:rPr>
                <w:sz w:val="20"/>
                <w:szCs w:val="20"/>
              </w:rPr>
            </w:pPr>
          </w:p>
        </w:tc>
        <w:tc>
          <w:tcPr>
            <w:tcW w:w="1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1FFA7E14" w14:textId="77777777">
            <w:pPr>
              <w:jc w:val="both"/>
              <w:rPr>
                <w:sz w:val="20"/>
                <w:szCs w:val="20"/>
              </w:rPr>
            </w:pPr>
          </w:p>
        </w:tc>
      </w:tr>
      <w:tr w:rsidR="00F2419A" w:rsidTr="007C6C42" w14:paraId="5AF39447" w14:textId="77777777">
        <w:trPr>
          <w:trHeight w:val="313"/>
        </w:trPr>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3ADC3A8"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C37E5D0"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177837FA"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7A083C5F"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900FE73" w14:textId="77777777">
            <w:pPr>
              <w:jc w:val="both"/>
              <w:rPr>
                <w:sz w:val="20"/>
                <w:szCs w:val="20"/>
              </w:rPr>
            </w:pPr>
          </w:p>
        </w:tc>
        <w:tc>
          <w:tcPr>
            <w:tcW w:w="1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62E5806" w14:textId="77777777">
            <w:pPr>
              <w:jc w:val="both"/>
              <w:rPr>
                <w:sz w:val="20"/>
                <w:szCs w:val="20"/>
              </w:rPr>
            </w:pPr>
          </w:p>
        </w:tc>
      </w:tr>
      <w:tr w:rsidR="00F2419A" w:rsidTr="007C6C42" w14:paraId="79029C7E" w14:textId="77777777">
        <w:trPr>
          <w:trHeight w:val="313"/>
        </w:trPr>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D8C472D"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19936BF5"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7A14AFA"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11C642C6"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7DFC5342" w14:textId="77777777">
            <w:pPr>
              <w:jc w:val="both"/>
              <w:rPr>
                <w:sz w:val="20"/>
                <w:szCs w:val="20"/>
              </w:rPr>
            </w:pPr>
          </w:p>
        </w:tc>
        <w:tc>
          <w:tcPr>
            <w:tcW w:w="1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413070F" w14:textId="77777777">
            <w:pPr>
              <w:jc w:val="both"/>
              <w:rPr>
                <w:sz w:val="20"/>
                <w:szCs w:val="20"/>
              </w:rPr>
            </w:pPr>
          </w:p>
        </w:tc>
      </w:tr>
      <w:tr w:rsidR="00F2419A" w:rsidTr="007C6C42" w14:paraId="2FE99AA8" w14:textId="77777777">
        <w:trPr>
          <w:trHeight w:val="313"/>
        </w:trPr>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743A8A00"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04CD2880"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D976BC6"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50E6A63"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514418A" w14:textId="77777777">
            <w:pPr>
              <w:jc w:val="both"/>
              <w:rPr>
                <w:sz w:val="20"/>
                <w:szCs w:val="20"/>
              </w:rPr>
            </w:pPr>
          </w:p>
        </w:tc>
        <w:tc>
          <w:tcPr>
            <w:tcW w:w="1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0523225A" w14:textId="77777777">
            <w:pPr>
              <w:jc w:val="both"/>
              <w:rPr>
                <w:sz w:val="20"/>
                <w:szCs w:val="20"/>
              </w:rPr>
            </w:pPr>
          </w:p>
        </w:tc>
      </w:tr>
    </w:tbl>
    <w:p w:rsidRPr="004715C2" w:rsidR="00F2419A" w:rsidP="00F2419A" w:rsidRDefault="00F2419A" w14:paraId="2FDEEF35" w14:textId="77777777">
      <w:pPr>
        <w:jc w:val="both"/>
        <w:rPr>
          <w:color w:val="000000" w:themeColor="text1"/>
          <w:sz w:val="20"/>
          <w:szCs w:val="20"/>
        </w:rPr>
      </w:pPr>
    </w:p>
    <w:p w:rsidRPr="004715C2" w:rsidR="00F2419A" w:rsidP="00F2419A" w:rsidRDefault="00F2419A" w14:paraId="168B855F" w14:textId="77777777">
      <w:pPr>
        <w:jc w:val="both"/>
        <w:rPr>
          <w:color w:val="000000" w:themeColor="text1"/>
          <w:sz w:val="20"/>
          <w:szCs w:val="20"/>
        </w:rPr>
      </w:pPr>
    </w:p>
    <w:tbl>
      <w:tblPr>
        <w:tblStyle w:val="TableGrid"/>
        <w:tblW w:w="0" w:type="auto"/>
        <w:tblInd w:w="-15"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ook w:val="0000" w:firstRow="0" w:lastRow="0" w:firstColumn="0" w:lastColumn="0" w:noHBand="0" w:noVBand="0"/>
      </w:tblPr>
      <w:tblGrid>
        <w:gridCol w:w="1501"/>
        <w:gridCol w:w="1511"/>
        <w:gridCol w:w="1503"/>
        <w:gridCol w:w="1504"/>
        <w:gridCol w:w="1507"/>
        <w:gridCol w:w="1499"/>
      </w:tblGrid>
      <w:tr w:rsidR="00F2419A" w:rsidTr="007C6C42" w14:paraId="07D2AF29" w14:textId="77777777">
        <w:trPr>
          <w:trHeight w:val="315"/>
        </w:trPr>
        <w:tc>
          <w:tcPr>
            <w:tcW w:w="9090"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01883B12" w14:textId="77777777">
            <w:pPr>
              <w:tabs>
                <w:tab w:val="left" w:pos="918"/>
              </w:tabs>
              <w:jc w:val="both"/>
              <w:rPr>
                <w:sz w:val="20"/>
                <w:szCs w:val="20"/>
              </w:rPr>
            </w:pPr>
            <w:r w:rsidRPr="0828B4CA">
              <w:rPr>
                <w:rFonts w:asciiTheme="minorHAnsi" w:hAnsiTheme="minorHAnsi"/>
                <w:b/>
                <w:bCs/>
                <w:sz w:val="20"/>
                <w:szCs w:val="20"/>
                <w:lang w:val="en"/>
              </w:rPr>
              <w:t xml:space="preserve">Stage 2: </w:t>
            </w:r>
            <w:r>
              <w:tab/>
            </w:r>
            <w:r w:rsidRPr="0828B4CA">
              <w:rPr>
                <w:rFonts w:asciiTheme="minorHAnsi" w:hAnsiTheme="minorHAnsi"/>
                <w:sz w:val="20"/>
                <w:szCs w:val="20"/>
                <w:lang w:val="en"/>
              </w:rPr>
              <w:t>(a)</w:t>
            </w:r>
            <w:r w:rsidRPr="0828B4CA">
              <w:rPr>
                <w:rFonts w:asciiTheme="minorHAnsi" w:hAnsiTheme="minorHAnsi"/>
                <w:b/>
                <w:bCs/>
                <w:sz w:val="20"/>
                <w:szCs w:val="20"/>
                <w:lang w:val="en"/>
              </w:rPr>
              <w:t xml:space="preserve"> </w:t>
            </w:r>
            <w:r w:rsidRPr="0828B4CA">
              <w:rPr>
                <w:rFonts w:asciiTheme="minorHAnsi" w:hAnsiTheme="minorHAnsi"/>
                <w:sz w:val="20"/>
                <w:szCs w:val="20"/>
                <w:lang w:val="en"/>
              </w:rPr>
              <w:t>Approves and supports the reviewed scope of work raised for project</w:t>
            </w:r>
          </w:p>
          <w:p w:rsidR="00F2419A" w:rsidP="007C6C42" w:rsidRDefault="00F2419A" w14:paraId="624EE5CC" w14:textId="77777777">
            <w:pPr>
              <w:tabs>
                <w:tab w:val="left" w:pos="918"/>
              </w:tabs>
              <w:jc w:val="both"/>
              <w:rPr>
                <w:sz w:val="20"/>
                <w:szCs w:val="20"/>
              </w:rPr>
            </w:pPr>
            <w:r w:rsidRPr="0828B4CA">
              <w:rPr>
                <w:rFonts w:asciiTheme="minorHAnsi" w:hAnsiTheme="minorHAnsi"/>
                <w:sz w:val="20"/>
                <w:szCs w:val="20"/>
                <w:lang w:val="en"/>
              </w:rPr>
              <w:t>(b) Agrees to the proposed changes and enhancements to the system</w:t>
            </w:r>
          </w:p>
        </w:tc>
      </w:tr>
      <w:tr w:rsidR="00F2419A" w:rsidTr="007C6C42" w14:paraId="7EEC7E4F" w14:textId="77777777">
        <w:trPr>
          <w:trHeight w:val="315"/>
        </w:trPr>
        <w:tc>
          <w:tcPr>
            <w:tcW w:w="9090"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389673FD" w14:textId="77777777">
            <w:pPr>
              <w:jc w:val="both"/>
              <w:rPr>
                <w:sz w:val="20"/>
                <w:szCs w:val="20"/>
              </w:rPr>
            </w:pPr>
            <w:r w:rsidRPr="0828B4CA">
              <w:rPr>
                <w:rFonts w:asciiTheme="minorHAnsi" w:hAnsiTheme="minorHAnsi"/>
                <w:b/>
                <w:bCs/>
                <w:sz w:val="20"/>
                <w:szCs w:val="20"/>
                <w:lang w:val="en"/>
              </w:rPr>
              <w:t>Approved By</w:t>
            </w:r>
          </w:p>
        </w:tc>
      </w:tr>
      <w:tr w:rsidR="00F2419A" w:rsidTr="007C6C42" w14:paraId="35FEADEC" w14:textId="77777777">
        <w:trPr>
          <w:trHeight w:val="315"/>
        </w:trPr>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51B68EE4" w14:textId="77777777">
            <w:pPr>
              <w:jc w:val="both"/>
              <w:rPr>
                <w:sz w:val="20"/>
                <w:szCs w:val="20"/>
              </w:rPr>
            </w:pPr>
            <w:r w:rsidRPr="0828B4CA">
              <w:rPr>
                <w:rFonts w:asciiTheme="minorHAnsi" w:hAnsiTheme="minorHAnsi"/>
                <w:b/>
                <w:bCs/>
                <w:sz w:val="20"/>
                <w:szCs w:val="20"/>
                <w:lang w:val="en"/>
              </w:rPr>
              <w:t xml:space="preserve">Name </w:t>
            </w: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639493C6" w14:textId="77777777">
            <w:pPr>
              <w:jc w:val="both"/>
              <w:rPr>
                <w:sz w:val="20"/>
                <w:szCs w:val="20"/>
              </w:rPr>
            </w:pPr>
            <w:r w:rsidRPr="0828B4CA">
              <w:rPr>
                <w:rFonts w:asciiTheme="minorHAnsi" w:hAnsiTheme="minorHAnsi"/>
                <w:b/>
                <w:bCs/>
                <w:sz w:val="20"/>
                <w:szCs w:val="20"/>
                <w:lang w:val="en"/>
              </w:rPr>
              <w:t>Department</w:t>
            </w: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55F5EFB1" w14:textId="77777777">
            <w:pPr>
              <w:jc w:val="both"/>
              <w:rPr>
                <w:sz w:val="20"/>
                <w:szCs w:val="20"/>
              </w:rPr>
            </w:pPr>
            <w:r w:rsidRPr="0828B4CA">
              <w:rPr>
                <w:rFonts w:asciiTheme="minorHAnsi" w:hAnsiTheme="minorHAnsi"/>
                <w:b/>
                <w:bCs/>
                <w:sz w:val="20"/>
                <w:szCs w:val="20"/>
                <w:lang w:val="en"/>
              </w:rPr>
              <w:t>Project Role</w:t>
            </w: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56F92E32" w14:textId="77777777">
            <w:pPr>
              <w:jc w:val="both"/>
              <w:rPr>
                <w:sz w:val="20"/>
                <w:szCs w:val="20"/>
              </w:rPr>
            </w:pPr>
            <w:r w:rsidRPr="0828B4CA">
              <w:rPr>
                <w:rFonts w:asciiTheme="minorHAnsi" w:hAnsiTheme="minorHAnsi"/>
                <w:b/>
                <w:bCs/>
                <w:sz w:val="20"/>
                <w:szCs w:val="20"/>
                <w:lang w:val="en"/>
              </w:rPr>
              <w:t>Section</w:t>
            </w: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306E0649" w14:textId="77777777">
            <w:pPr>
              <w:jc w:val="both"/>
              <w:rPr>
                <w:sz w:val="20"/>
                <w:szCs w:val="20"/>
              </w:rPr>
            </w:pPr>
            <w:r w:rsidRPr="0828B4CA">
              <w:rPr>
                <w:rFonts w:asciiTheme="minorHAnsi" w:hAnsiTheme="minorHAnsi"/>
                <w:b/>
                <w:bCs/>
                <w:sz w:val="20"/>
                <w:szCs w:val="20"/>
                <w:lang w:val="en"/>
              </w:rPr>
              <w:t>Signature</w:t>
            </w: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07F3FB5C" w14:textId="77777777">
            <w:pPr>
              <w:jc w:val="both"/>
              <w:rPr>
                <w:sz w:val="20"/>
                <w:szCs w:val="20"/>
              </w:rPr>
            </w:pPr>
            <w:r w:rsidRPr="0828B4CA">
              <w:rPr>
                <w:rFonts w:asciiTheme="minorHAnsi" w:hAnsiTheme="minorHAnsi"/>
                <w:b/>
                <w:bCs/>
                <w:sz w:val="20"/>
                <w:szCs w:val="20"/>
                <w:lang w:val="en"/>
              </w:rPr>
              <w:t>Date</w:t>
            </w:r>
          </w:p>
        </w:tc>
      </w:tr>
      <w:tr w:rsidR="00F2419A" w:rsidTr="007C6C42" w14:paraId="12877E33" w14:textId="77777777">
        <w:trPr>
          <w:trHeight w:val="315"/>
        </w:trPr>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066304BD"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1FB97D83"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A10BC92"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F1EE66F"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3F7B0F69"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6F0AF5E0" w14:textId="77777777">
            <w:pPr>
              <w:jc w:val="both"/>
              <w:rPr>
                <w:sz w:val="20"/>
                <w:szCs w:val="20"/>
              </w:rPr>
            </w:pPr>
          </w:p>
        </w:tc>
      </w:tr>
      <w:tr w:rsidR="00F2419A" w:rsidTr="007C6C42" w14:paraId="7AF9935A" w14:textId="77777777">
        <w:trPr>
          <w:trHeight w:val="315"/>
        </w:trPr>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73012CB0"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0F1C44B1"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A83EB61"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1E9C11A"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3FA1EC9E"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1FF5200" w14:textId="77777777">
            <w:pPr>
              <w:jc w:val="both"/>
              <w:rPr>
                <w:sz w:val="20"/>
                <w:szCs w:val="20"/>
              </w:rPr>
            </w:pPr>
          </w:p>
        </w:tc>
      </w:tr>
      <w:tr w:rsidR="00F2419A" w:rsidTr="007C6C42" w14:paraId="63CDE1C5" w14:textId="77777777">
        <w:trPr>
          <w:trHeight w:val="315"/>
        </w:trPr>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396DD3A"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DB1EBE3"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0DB339EF"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FC250D4"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CA3A809"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3D724500" w14:textId="77777777">
            <w:pPr>
              <w:jc w:val="both"/>
              <w:rPr>
                <w:sz w:val="20"/>
                <w:szCs w:val="20"/>
              </w:rPr>
            </w:pPr>
          </w:p>
        </w:tc>
      </w:tr>
    </w:tbl>
    <w:p w:rsidRPr="00F2419A" w:rsidR="00F2419A" w:rsidP="00F2419A" w:rsidRDefault="00F2419A" w14:paraId="50DB8B90" w14:textId="77777777">
      <w:pPr>
        <w:pStyle w:val="Heading1"/>
        <w:rPr>
          <w:lang w:val="en-GB"/>
        </w:rPr>
        <w:sectPr w:rsidRPr="00F2419A" w:rsidR="00F2419A" w:rsidSect="008C00F0">
          <w:pgSz w:w="11906" w:h="16838" w:orient="portrait"/>
          <w:pgMar w:top="1440" w:right="1440" w:bottom="1440" w:left="1440" w:header="720" w:footer="720" w:gutter="0"/>
          <w:pgNumType w:start="1"/>
          <w:cols w:space="720"/>
          <w:docGrid w:linePitch="360"/>
        </w:sectPr>
      </w:pPr>
    </w:p>
    <w:p w:rsidRPr="00DD3C54" w:rsidR="476BE59B" w:rsidP="00F60BAB" w:rsidRDefault="008A24FF" w14:paraId="23667E5C" w14:textId="703C1B7B">
      <w:pPr>
        <w:pStyle w:val="Heading1"/>
      </w:pPr>
      <w:bookmarkStart w:name="_Toc228337168" w:id="5"/>
      <w:bookmarkStart w:name="_Toc232683479" w:id="6"/>
      <w:bookmarkEnd w:id="4"/>
      <w:r w:rsidRPr="00DD3C54">
        <w:t>Document Purpose &amp; Scope</w:t>
      </w:r>
      <w:r w:rsidRPr="00DD3C54" w:rsidR="00B8624E">
        <w:softHyphen/>
      </w:r>
      <w:r w:rsidRPr="00DD3C54" w:rsidR="00B8624E">
        <w:softHyphen/>
      </w:r>
      <w:bookmarkEnd w:id="5"/>
      <w:bookmarkEnd w:id="6"/>
    </w:p>
    <w:p w:rsidRPr="00DD3C54" w:rsidR="476BE59B" w:rsidP="004B796C" w:rsidRDefault="00C80B45" w14:paraId="141DD65F" w14:textId="7F12CDBB">
      <w:pPr>
        <w:pStyle w:val="Heading2"/>
        <w:rPr>
          <w:rFonts w:cs="Arial"/>
        </w:rPr>
      </w:pPr>
      <w:bookmarkStart w:name="_Toc846035867" w:id="7"/>
      <w:bookmarkStart w:name="_Toc228337169" w:id="8"/>
      <w:bookmarkStart w:name="_Toc232683480" w:id="9"/>
      <w:r w:rsidRPr="00DD3C54">
        <w:rPr>
          <w:rFonts w:cs="Arial"/>
        </w:rPr>
        <w:t xml:space="preserve">Document </w:t>
      </w:r>
      <w:r w:rsidRPr="00DD3C54" w:rsidR="476BE59B">
        <w:rPr>
          <w:rFonts w:cs="Arial"/>
        </w:rPr>
        <w:t>Purpose</w:t>
      </w:r>
      <w:bookmarkEnd w:id="7"/>
      <w:bookmarkEnd w:id="8"/>
      <w:bookmarkEnd w:id="9"/>
    </w:p>
    <w:p w:rsidRPr="00DD3C54" w:rsidR="00E96D84" w:rsidP="00E96D84" w:rsidRDefault="00E96D84" w14:paraId="72CC5915" w14:textId="4DC2704D">
      <w:pPr>
        <w:rPr>
          <w:rFonts w:cs="Arial"/>
        </w:rPr>
      </w:pPr>
      <w:r w:rsidRPr="00DD3C54">
        <w:rPr>
          <w:rFonts w:cs="Arial"/>
        </w:rPr>
        <w:t>This document defines the</w:t>
      </w:r>
      <w:r w:rsidRPr="00DD3C54" w:rsidR="003D3DE3">
        <w:rPr>
          <w:rFonts w:cs="Arial"/>
        </w:rPr>
        <w:t xml:space="preserve"> principles, responsibilities </w:t>
      </w:r>
      <w:r w:rsidRPr="00DD3C54" w:rsidR="0001162E">
        <w:rPr>
          <w:rFonts w:cs="Arial"/>
        </w:rPr>
        <w:t>and</w:t>
      </w:r>
      <w:r w:rsidRPr="00DD3C54">
        <w:rPr>
          <w:rFonts w:cs="Arial"/>
        </w:rPr>
        <w:t xml:space="preserve"> detailed technical design required to implement </w:t>
      </w:r>
      <w:r w:rsidRPr="00D81091" w:rsidR="00D81091">
        <w:rPr>
          <w:rFonts w:cs="Arial"/>
        </w:rPr>
        <w:t>the integration model between the CMS domain, downstream domain services and the NextGen Mobile Application (NGA).</w:t>
      </w:r>
    </w:p>
    <w:p w:rsidRPr="00DD3C54" w:rsidR="00B24834" w:rsidP="00B24834" w:rsidRDefault="00B24834" w14:paraId="19C41C53" w14:textId="77777777">
      <w:pPr>
        <w:rPr>
          <w:rFonts w:cs="Arial"/>
        </w:rPr>
      </w:pPr>
      <w:r w:rsidRPr="00DD3C54">
        <w:rPr>
          <w:rFonts w:cs="Arial"/>
        </w:rPr>
        <w:t>Its purpose is to:</w:t>
      </w:r>
    </w:p>
    <w:p w:rsidRPr="00DD3C54" w:rsidR="00B24834" w:rsidP="007E3915" w:rsidRDefault="00B24834" w14:paraId="137F6A9B" w14:textId="77777777">
      <w:pPr>
        <w:pStyle w:val="ListParagraph"/>
        <w:numPr>
          <w:ilvl w:val="0"/>
          <w:numId w:val="1"/>
        </w:numPr>
        <w:rPr>
          <w:rFonts w:cs="Arial"/>
        </w:rPr>
      </w:pPr>
      <w:r w:rsidRPr="00DD3C54">
        <w:rPr>
          <w:rFonts w:cs="Arial"/>
        </w:rPr>
        <w:t>Establish a shared understanding of system responsibilities</w:t>
      </w:r>
    </w:p>
    <w:p w:rsidR="00BE2837" w:rsidP="007E3915" w:rsidRDefault="00BE2837" w14:paraId="0564965C" w14:textId="77777777">
      <w:pPr>
        <w:pStyle w:val="ListParagraph"/>
        <w:numPr>
          <w:ilvl w:val="0"/>
          <w:numId w:val="1"/>
        </w:numPr>
        <w:rPr>
          <w:rFonts w:cs="Arial"/>
        </w:rPr>
      </w:pPr>
      <w:r w:rsidRPr="00BE2837">
        <w:rPr>
          <w:rFonts w:cs="Arial"/>
        </w:rPr>
        <w:t>Define ownership boundaries across CMS, domain services and NGA</w:t>
      </w:r>
    </w:p>
    <w:p w:rsidR="0080784D" w:rsidP="007E3915" w:rsidRDefault="0080784D" w14:paraId="6BA89BFE" w14:textId="77777777">
      <w:pPr>
        <w:pStyle w:val="ListParagraph"/>
        <w:numPr>
          <w:ilvl w:val="0"/>
          <w:numId w:val="1"/>
        </w:numPr>
        <w:rPr>
          <w:rFonts w:cs="Arial"/>
        </w:rPr>
      </w:pPr>
      <w:r w:rsidRPr="0080784D">
        <w:rPr>
          <w:rFonts w:cs="Arial"/>
        </w:rPr>
        <w:t>Define the types of content and configuration managed in CMS</w:t>
      </w:r>
    </w:p>
    <w:p w:rsidR="00B24834" w:rsidP="007E3915" w:rsidRDefault="00B24834" w14:paraId="43B7D7EC" w14:textId="77777777">
      <w:pPr>
        <w:pStyle w:val="ListParagraph"/>
        <w:numPr>
          <w:ilvl w:val="0"/>
          <w:numId w:val="1"/>
        </w:numPr>
        <w:rPr>
          <w:rFonts w:cs="Arial"/>
        </w:rPr>
      </w:pPr>
      <w:r w:rsidRPr="00DD3C54">
        <w:rPr>
          <w:rFonts w:cs="Arial"/>
        </w:rPr>
        <w:t>Clarify API contract expectations</w:t>
      </w:r>
    </w:p>
    <w:p w:rsidRPr="00DD3C54" w:rsidR="00966AE8" w:rsidP="007E3915" w:rsidRDefault="00966AE8" w14:paraId="0FF8A8F8" w14:textId="1B57A593">
      <w:pPr>
        <w:pStyle w:val="ListParagraph"/>
        <w:numPr>
          <w:ilvl w:val="0"/>
          <w:numId w:val="1"/>
        </w:numPr>
        <w:rPr>
          <w:rFonts w:cs="Arial"/>
        </w:rPr>
      </w:pPr>
      <w:r>
        <w:rPr>
          <w:rFonts w:cs="Arial"/>
        </w:rPr>
        <w:t>Detail any enhancements required on top of the base CMS system</w:t>
      </w:r>
    </w:p>
    <w:p w:rsidRPr="00DD3C54" w:rsidR="00B24834" w:rsidP="007E3915" w:rsidRDefault="00B24834" w14:paraId="7EE35ABD" w14:textId="77777777">
      <w:pPr>
        <w:pStyle w:val="ListParagraph"/>
        <w:numPr>
          <w:ilvl w:val="0"/>
          <w:numId w:val="1"/>
        </w:numPr>
        <w:rPr>
          <w:rFonts w:cs="Arial"/>
        </w:rPr>
      </w:pPr>
      <w:r w:rsidRPr="00DD3C54">
        <w:rPr>
          <w:rFonts w:cs="Arial"/>
        </w:rPr>
        <w:t>Prevent ambiguity in integration patterns</w:t>
      </w:r>
    </w:p>
    <w:p w:rsidRPr="00DD3C54" w:rsidR="00B24834" w:rsidP="007E3915" w:rsidRDefault="00B24834" w14:paraId="731CF4FA" w14:textId="77777777">
      <w:pPr>
        <w:pStyle w:val="ListParagraph"/>
        <w:numPr>
          <w:ilvl w:val="0"/>
          <w:numId w:val="1"/>
        </w:numPr>
        <w:rPr>
          <w:rFonts w:cs="Arial"/>
        </w:rPr>
      </w:pPr>
      <w:r w:rsidRPr="00DD3C54">
        <w:rPr>
          <w:rFonts w:cs="Arial"/>
        </w:rPr>
        <w:t>Serve as a baseline for future enhancements</w:t>
      </w:r>
    </w:p>
    <w:p w:rsidRPr="00DD3C54" w:rsidR="00BE15E9" w:rsidP="00BE15E9" w:rsidRDefault="00BE15E9" w14:paraId="34AB0400" w14:textId="77777777">
      <w:pPr>
        <w:rPr>
          <w:rFonts w:cs="Arial"/>
        </w:rPr>
      </w:pPr>
      <w:r w:rsidRPr="00DD3C54">
        <w:rPr>
          <w:rFonts w:cs="Arial"/>
        </w:rPr>
        <w:t>It provides:</w:t>
      </w:r>
    </w:p>
    <w:p w:rsidR="004D0C85" w:rsidP="007E3915" w:rsidRDefault="004D0C85" w14:paraId="240C41EE" w14:textId="77777777">
      <w:pPr>
        <w:pStyle w:val="ListParagraph"/>
        <w:numPr>
          <w:ilvl w:val="0"/>
          <w:numId w:val="2"/>
        </w:numPr>
        <w:rPr>
          <w:rFonts w:cs="Arial"/>
        </w:rPr>
      </w:pPr>
      <w:r w:rsidRPr="004D0C85">
        <w:rPr>
          <w:rFonts w:cs="Arial"/>
        </w:rPr>
        <w:t>API specifications, including request/response schemas, versioning and error handling</w:t>
      </w:r>
    </w:p>
    <w:p w:rsidRPr="00DD3C54" w:rsidR="00BE15E9" w:rsidP="007E3915" w:rsidRDefault="00BE15E9" w14:paraId="6D0EDC62" w14:textId="2B3B7BE1">
      <w:pPr>
        <w:pStyle w:val="ListParagraph"/>
        <w:numPr>
          <w:ilvl w:val="0"/>
          <w:numId w:val="2"/>
        </w:numPr>
        <w:rPr>
          <w:rFonts w:cs="Arial"/>
        </w:rPr>
      </w:pPr>
      <w:r w:rsidRPr="00DD3C54">
        <w:rPr>
          <w:rFonts w:cs="Arial"/>
        </w:rPr>
        <w:t>Data contracts and payload structures</w:t>
      </w:r>
    </w:p>
    <w:p w:rsidRPr="00DD3C54" w:rsidR="00BE15E9" w:rsidP="007E3915" w:rsidRDefault="00BE15E9" w14:paraId="6E297F54" w14:textId="77777777">
      <w:pPr>
        <w:pStyle w:val="ListParagraph"/>
        <w:numPr>
          <w:ilvl w:val="0"/>
          <w:numId w:val="2"/>
        </w:numPr>
        <w:rPr>
          <w:rFonts w:cs="Arial"/>
        </w:rPr>
      </w:pPr>
      <w:r w:rsidRPr="00DD3C54">
        <w:rPr>
          <w:rFonts w:cs="Arial"/>
        </w:rPr>
        <w:t>Content modelling definitions</w:t>
      </w:r>
    </w:p>
    <w:p w:rsidR="001640D5" w:rsidP="007E3915" w:rsidRDefault="001640D5" w14:paraId="2AF2A16C" w14:textId="77777777">
      <w:pPr>
        <w:pStyle w:val="ListParagraph"/>
        <w:numPr>
          <w:ilvl w:val="0"/>
          <w:numId w:val="2"/>
        </w:numPr>
        <w:rPr>
          <w:rFonts w:cs="Arial"/>
        </w:rPr>
      </w:pPr>
      <w:r w:rsidRPr="001640D5">
        <w:rPr>
          <w:rFonts w:cs="Arial"/>
        </w:rPr>
        <w:t>Integration sequence flows and interaction patterns</w:t>
      </w:r>
    </w:p>
    <w:p w:rsidRPr="00DD3C54" w:rsidR="00BE15E9" w:rsidP="007E3915" w:rsidRDefault="00BE15E9" w14:paraId="1A827356" w14:textId="6CEE2C2B">
      <w:pPr>
        <w:pStyle w:val="ListParagraph"/>
        <w:numPr>
          <w:ilvl w:val="0"/>
          <w:numId w:val="2"/>
        </w:numPr>
        <w:rPr>
          <w:rFonts w:cs="Arial"/>
        </w:rPr>
      </w:pPr>
      <w:r w:rsidRPr="00DD3C54">
        <w:rPr>
          <w:rFonts w:cs="Arial"/>
        </w:rPr>
        <w:t>Caching behaviour</w:t>
      </w:r>
    </w:p>
    <w:p w:rsidRPr="00DD3C54" w:rsidR="00BE15E9" w:rsidP="007E3915" w:rsidRDefault="00BE15E9" w14:paraId="198F6DC1" w14:textId="77777777">
      <w:pPr>
        <w:pStyle w:val="ListParagraph"/>
        <w:numPr>
          <w:ilvl w:val="0"/>
          <w:numId w:val="2"/>
        </w:numPr>
        <w:rPr>
          <w:rFonts w:cs="Arial"/>
        </w:rPr>
      </w:pPr>
      <w:r w:rsidRPr="00DD3C54">
        <w:rPr>
          <w:rFonts w:cs="Arial"/>
        </w:rPr>
        <w:t>Configuration requirements</w:t>
      </w:r>
    </w:p>
    <w:p w:rsidRPr="00DD3C54" w:rsidR="00BE15E9" w:rsidP="007E3915" w:rsidRDefault="00BE15E9" w14:paraId="2E7251D7" w14:textId="77777777">
      <w:pPr>
        <w:pStyle w:val="ListParagraph"/>
        <w:numPr>
          <w:ilvl w:val="0"/>
          <w:numId w:val="2"/>
        </w:numPr>
        <w:rPr>
          <w:rFonts w:cs="Arial"/>
        </w:rPr>
      </w:pPr>
      <w:r w:rsidRPr="00DD3C54">
        <w:rPr>
          <w:rFonts w:cs="Arial"/>
        </w:rPr>
        <w:t>Localisation handling strategy</w:t>
      </w:r>
    </w:p>
    <w:p w:rsidRPr="00DD3C54" w:rsidR="00E278C6" w:rsidP="007E3915" w:rsidRDefault="00E278C6" w14:paraId="5A18ACDC" w14:textId="197C0FA8">
      <w:pPr>
        <w:pStyle w:val="ListParagraph"/>
        <w:numPr>
          <w:ilvl w:val="0"/>
          <w:numId w:val="2"/>
        </w:numPr>
        <w:rPr>
          <w:rFonts w:cs="Arial"/>
        </w:rPr>
      </w:pPr>
      <w:r w:rsidRPr="00DD3C54">
        <w:rPr>
          <w:rFonts w:cs="Arial"/>
        </w:rPr>
        <w:t xml:space="preserve">Content </w:t>
      </w:r>
      <w:r w:rsidRPr="00DD3C54" w:rsidR="00BF325B">
        <w:rPr>
          <w:rFonts w:cs="Arial"/>
        </w:rPr>
        <w:t>versio</w:t>
      </w:r>
      <w:r w:rsidRPr="00DD3C54" w:rsidR="009D71DE">
        <w:rPr>
          <w:rFonts w:cs="Arial"/>
        </w:rPr>
        <w:t>ning strategy</w:t>
      </w:r>
    </w:p>
    <w:p w:rsidRPr="00DD3C54" w:rsidR="009D71DE" w:rsidP="007E3915" w:rsidRDefault="009D71DE" w14:paraId="65AB2536" w14:textId="2C2C6843">
      <w:pPr>
        <w:pStyle w:val="ListParagraph"/>
        <w:numPr>
          <w:ilvl w:val="0"/>
          <w:numId w:val="2"/>
        </w:numPr>
        <w:rPr>
          <w:rFonts w:cs="Arial"/>
        </w:rPr>
      </w:pPr>
      <w:r w:rsidRPr="00DD3C54">
        <w:rPr>
          <w:rFonts w:cs="Arial"/>
        </w:rPr>
        <w:t>Content governance</w:t>
      </w:r>
      <w:r w:rsidR="00442561">
        <w:rPr>
          <w:rFonts w:cs="Arial"/>
        </w:rPr>
        <w:t xml:space="preserve"> and lifecycle</w:t>
      </w:r>
    </w:p>
    <w:p w:rsidRPr="00DD3C54" w:rsidR="00B24834" w:rsidP="00B24834" w:rsidRDefault="00BE15E9" w14:paraId="13EC0205" w14:textId="7729FDAF">
      <w:pPr>
        <w:rPr>
          <w:rFonts w:cs="Arial"/>
        </w:rPr>
      </w:pPr>
      <w:r w:rsidRPr="00DD3C54">
        <w:rPr>
          <w:rFonts w:cs="Arial"/>
        </w:rPr>
        <w:t>The level of detail provided is sufficient for engineering teams to implement the solution without architectural ambiguity.</w:t>
      </w:r>
    </w:p>
    <w:p w:rsidRPr="00DD3C54" w:rsidR="00BE3C2A" w:rsidP="00BE3C2A" w:rsidRDefault="004B796C" w14:paraId="1273EA3F" w14:textId="1B3D0905">
      <w:pPr>
        <w:pStyle w:val="Heading2"/>
        <w:rPr>
          <w:rFonts w:cs="Arial"/>
        </w:rPr>
      </w:pPr>
      <w:bookmarkStart w:name="_Toc228337170" w:id="10"/>
      <w:bookmarkStart w:name="_Toc232683481" w:id="11"/>
      <w:r w:rsidRPr="00DD3C54">
        <w:rPr>
          <w:rFonts w:cs="Arial"/>
        </w:rPr>
        <w:t>Architectural Strategy</w:t>
      </w:r>
      <w:bookmarkEnd w:id="10"/>
      <w:bookmarkEnd w:id="11"/>
    </w:p>
    <w:p w:rsidRPr="00DD3C54" w:rsidR="00915EB3" w:rsidP="00915EB3" w:rsidRDefault="00915EB3" w14:paraId="78C68788" w14:textId="5D275CE8">
      <w:pPr>
        <w:rPr>
          <w:rFonts w:cs="Arial"/>
        </w:rPr>
      </w:pPr>
      <w:r w:rsidRPr="00DD3C54">
        <w:rPr>
          <w:rFonts w:cs="Arial"/>
        </w:rPr>
        <w:t xml:space="preserve">The architecture is built around </w:t>
      </w:r>
      <w:r w:rsidRPr="00DC1E83">
        <w:rPr>
          <w:rFonts w:cs="Arial"/>
        </w:rPr>
        <w:t>contract-driven integration</w:t>
      </w:r>
      <w:r w:rsidRPr="00DD3C54">
        <w:rPr>
          <w:rFonts w:cs="Arial"/>
        </w:rPr>
        <w:t xml:space="preserve">, </w:t>
      </w:r>
      <w:r w:rsidRPr="005804D2" w:rsidR="005804D2">
        <w:rPr>
          <w:rFonts w:cs="Arial"/>
        </w:rPr>
        <w:t>where CMS acts as the authoritative source for structured content consumed by multiple systems.</w:t>
      </w:r>
    </w:p>
    <w:p w:rsidRPr="00F60BAB" w:rsidR="00915EB3" w:rsidP="00F60BAB" w:rsidRDefault="00B16652" w14:paraId="3AB52832" w14:textId="1AC4989B">
      <w:pPr>
        <w:pStyle w:val="Heading3"/>
      </w:pPr>
      <w:bookmarkStart w:name="_Toc228337171" w:id="12"/>
      <w:bookmarkStart w:name="_Toc232683482" w:id="13"/>
      <w:r>
        <w:t>Contract-Driven Design</w:t>
      </w:r>
      <w:bookmarkEnd w:id="12"/>
      <w:bookmarkEnd w:id="13"/>
    </w:p>
    <w:p w:rsidRPr="00350423" w:rsidR="00350423" w:rsidP="007E3915" w:rsidRDefault="00350423" w14:paraId="647D360D" w14:textId="77777777">
      <w:pPr>
        <w:pStyle w:val="ListParagraph"/>
        <w:numPr>
          <w:ilvl w:val="0"/>
          <w:numId w:val="17"/>
        </w:numPr>
        <w:rPr>
          <w:lang w:val="en-SG"/>
        </w:rPr>
      </w:pPr>
      <w:r w:rsidRPr="00350423">
        <w:rPr>
          <w:lang w:val="en-SG"/>
        </w:rPr>
        <w:t>CMS exposes content and configuration through defined provider contracts aligned to consuming applications and services.</w:t>
      </w:r>
    </w:p>
    <w:p w:rsidRPr="00350423" w:rsidR="00350423" w:rsidP="007E3915" w:rsidRDefault="00350423" w14:paraId="328F89A8" w14:textId="77777777">
      <w:pPr>
        <w:pStyle w:val="ListParagraph"/>
        <w:numPr>
          <w:ilvl w:val="0"/>
          <w:numId w:val="17"/>
        </w:numPr>
        <w:rPr>
          <w:lang w:val="en-SG"/>
        </w:rPr>
      </w:pPr>
      <w:r w:rsidRPr="00350423">
        <w:rPr>
          <w:lang w:val="en-SG"/>
        </w:rPr>
        <w:t>Content models are designed from the required output structure and consumer retrieval pattern first.</w:t>
      </w:r>
    </w:p>
    <w:p w:rsidRPr="00350423" w:rsidR="00350423" w:rsidP="007E3915" w:rsidRDefault="00350423" w14:paraId="47A0D250" w14:textId="47AA3354">
      <w:pPr>
        <w:pStyle w:val="ListParagraph"/>
        <w:numPr>
          <w:ilvl w:val="0"/>
          <w:numId w:val="17"/>
        </w:numPr>
        <w:rPr>
          <w:lang w:val="en-SG"/>
        </w:rPr>
      </w:pPr>
      <w:r w:rsidRPr="00350423">
        <w:rPr>
          <w:lang w:val="en-SG"/>
        </w:rPr>
        <w:t>Contracts are shaped to be consumer</w:t>
      </w:r>
      <w:r>
        <w:rPr>
          <w:lang w:val="en-SG"/>
        </w:rPr>
        <w:t xml:space="preserve"> </w:t>
      </w:r>
      <w:r w:rsidRPr="00350423">
        <w:rPr>
          <w:lang w:val="en-SG"/>
        </w:rPr>
        <w:t>friendly, stable and implementation</w:t>
      </w:r>
      <w:r>
        <w:rPr>
          <w:lang w:val="en-SG"/>
        </w:rPr>
        <w:t xml:space="preserve"> </w:t>
      </w:r>
      <w:r w:rsidRPr="00350423">
        <w:rPr>
          <w:lang w:val="en-SG"/>
        </w:rPr>
        <w:t>ready.</w:t>
      </w:r>
    </w:p>
    <w:p w:rsidRPr="00350423" w:rsidR="00350423" w:rsidP="007E3915" w:rsidRDefault="00350423" w14:paraId="1BE130FB" w14:textId="60DE0BEA">
      <w:pPr>
        <w:pStyle w:val="ListParagraph"/>
        <w:numPr>
          <w:ilvl w:val="0"/>
          <w:numId w:val="17"/>
        </w:numPr>
        <w:rPr>
          <w:lang w:val="en-SG"/>
        </w:rPr>
      </w:pPr>
      <w:r w:rsidRPr="00350423">
        <w:rPr>
          <w:lang w:val="en-SG"/>
        </w:rPr>
        <w:t>CMS owns the structure and publication of contracts while consuming systems own how they interpret and execute them.</w:t>
      </w:r>
    </w:p>
    <w:p w:rsidR="00B16652" w:rsidP="000F689A" w:rsidRDefault="0020546D" w14:paraId="7772772E" w14:textId="01E6908D">
      <w:pPr>
        <w:pStyle w:val="Heading3"/>
      </w:pPr>
      <w:bookmarkStart w:name="_Toc228337172" w:id="14"/>
      <w:bookmarkStart w:name="_Toc232683483" w:id="15"/>
      <w:r>
        <w:t>Global &amp; Country Configuration</w:t>
      </w:r>
      <w:bookmarkEnd w:id="14"/>
      <w:bookmarkEnd w:id="15"/>
      <w:r>
        <w:t xml:space="preserve"> </w:t>
      </w:r>
    </w:p>
    <w:p w:rsidRPr="00672B02" w:rsidR="00672B02" w:rsidP="007E3915" w:rsidRDefault="00672B02" w14:paraId="563C7EAD" w14:textId="2F31B6DC">
      <w:pPr>
        <w:pStyle w:val="ListParagraph"/>
        <w:numPr>
          <w:ilvl w:val="0"/>
          <w:numId w:val="16"/>
        </w:numPr>
      </w:pPr>
      <w:r w:rsidRPr="00672B02">
        <w:t>CMS supports the separation of globally reusable content from country</w:t>
      </w:r>
      <w:r w:rsidR="00AA1055">
        <w:t xml:space="preserve"> </w:t>
      </w:r>
      <w:r w:rsidRPr="00672B02">
        <w:t>specific configuration.</w:t>
      </w:r>
    </w:p>
    <w:p w:rsidRPr="00672B02" w:rsidR="00672B02" w:rsidP="007E3915" w:rsidRDefault="00672B02" w14:paraId="69D49048" w14:textId="514993E2">
      <w:pPr>
        <w:pStyle w:val="ListParagraph"/>
        <w:numPr>
          <w:ilvl w:val="0"/>
          <w:numId w:val="16"/>
        </w:numPr>
      </w:pPr>
      <w:r w:rsidRPr="00672B02">
        <w:t>Global definitions are created once and reused where no market</w:t>
      </w:r>
      <w:r w:rsidR="00AA1055">
        <w:t xml:space="preserve"> </w:t>
      </w:r>
      <w:r w:rsidRPr="00672B02">
        <w:t>level variation is required.</w:t>
      </w:r>
    </w:p>
    <w:p w:rsidRPr="00672B02" w:rsidR="00672B02" w:rsidP="007E3915" w:rsidRDefault="00672B02" w14:paraId="1AB00768" w14:textId="3EE90F55">
      <w:pPr>
        <w:pStyle w:val="ListParagraph"/>
        <w:numPr>
          <w:ilvl w:val="0"/>
          <w:numId w:val="16"/>
        </w:numPr>
      </w:pPr>
      <w:r w:rsidRPr="00672B02">
        <w:t>Country</w:t>
      </w:r>
      <w:r w:rsidR="00AA1055">
        <w:t xml:space="preserve"> </w:t>
      </w:r>
      <w:r w:rsidRPr="00672B02">
        <w:t xml:space="preserve">specific content is managed as an explicit variation layer, not as </w:t>
      </w:r>
      <w:r w:rsidRPr="00672B02" w:rsidR="004B2E2A">
        <w:t>ad hoc</w:t>
      </w:r>
      <w:r w:rsidRPr="00672B02">
        <w:t xml:space="preserve"> duplication.</w:t>
      </w:r>
    </w:p>
    <w:p w:rsidRPr="00672B02" w:rsidR="00672B02" w:rsidP="007E3915" w:rsidRDefault="00672B02" w14:paraId="6E18CDD0" w14:textId="77777777">
      <w:pPr>
        <w:pStyle w:val="ListParagraph"/>
        <w:numPr>
          <w:ilvl w:val="0"/>
          <w:numId w:val="16"/>
        </w:numPr>
      </w:pPr>
      <w:r w:rsidRPr="00672B02">
        <w:t>Localisation and market differences are controlled through governed configuration structures.</w:t>
      </w:r>
    </w:p>
    <w:p w:rsidRPr="00672B02" w:rsidR="00672B02" w:rsidP="007E3915" w:rsidRDefault="00672B02" w14:paraId="71FDCD67" w14:textId="1A72BA18">
      <w:pPr>
        <w:pStyle w:val="ListParagraph"/>
        <w:numPr>
          <w:ilvl w:val="0"/>
          <w:numId w:val="16"/>
        </w:numPr>
      </w:pPr>
      <w:r w:rsidRPr="00672B02">
        <w:t>The contract delivered to consumers must resolve to the correct market</w:t>
      </w:r>
      <w:r w:rsidR="00350423">
        <w:t xml:space="preserve"> </w:t>
      </w:r>
      <w:r w:rsidRPr="00672B02">
        <w:t>specific version for the requested context.</w:t>
      </w:r>
    </w:p>
    <w:p w:rsidRPr="00DD3C54" w:rsidR="00915EB3" w:rsidP="00F03457" w:rsidRDefault="00915EB3" w14:paraId="62568631" w14:textId="73DC4D32">
      <w:pPr>
        <w:pStyle w:val="Heading3"/>
        <w:rPr>
          <w:rFonts w:cs="Arial"/>
        </w:rPr>
      </w:pPr>
      <w:bookmarkStart w:name="_Toc228337173" w:id="16"/>
      <w:bookmarkStart w:name="_Toc232683484" w:id="17"/>
      <w:r w:rsidRPr="00DD3C54">
        <w:rPr>
          <w:rFonts w:cs="Arial"/>
        </w:rPr>
        <w:t>Architectural Principles</w:t>
      </w:r>
      <w:bookmarkEnd w:id="16"/>
      <w:bookmarkEnd w:id="17"/>
    </w:p>
    <w:p w:rsidRPr="00DD3C54" w:rsidR="00FF2C3F" w:rsidP="007E3915" w:rsidRDefault="00D763C7" w14:paraId="0E10AA9D" w14:textId="77777777">
      <w:pPr>
        <w:pStyle w:val="ListParagraph"/>
        <w:numPr>
          <w:ilvl w:val="0"/>
          <w:numId w:val="3"/>
        </w:numPr>
        <w:rPr>
          <w:rFonts w:cs="Arial"/>
        </w:rPr>
      </w:pPr>
      <w:r w:rsidRPr="00DD3C54">
        <w:rPr>
          <w:rFonts w:cs="Arial"/>
        </w:rPr>
        <w:t>CMS is the single source of truth for presentation-oriented content and non-executable configuration metadata.</w:t>
      </w:r>
    </w:p>
    <w:p w:rsidRPr="00DD3C54" w:rsidR="00915EB3" w:rsidP="007E3915" w:rsidRDefault="00915EB3" w14:paraId="0192E8C5" w14:textId="306E105E">
      <w:pPr>
        <w:pStyle w:val="ListParagraph"/>
        <w:numPr>
          <w:ilvl w:val="0"/>
          <w:numId w:val="3"/>
        </w:numPr>
        <w:rPr>
          <w:rFonts w:cs="Arial"/>
        </w:rPr>
      </w:pPr>
      <w:r w:rsidRPr="00DD3C54">
        <w:rPr>
          <w:rFonts w:cs="Arial"/>
        </w:rPr>
        <w:t xml:space="preserve">Execution logic remains in </w:t>
      </w:r>
      <w:r w:rsidRPr="00DD3C54" w:rsidR="00EC6A42">
        <w:rPr>
          <w:rFonts w:cs="Arial"/>
        </w:rPr>
        <w:t>domain</w:t>
      </w:r>
      <w:r w:rsidRPr="00DD3C54">
        <w:rPr>
          <w:rFonts w:cs="Arial"/>
        </w:rPr>
        <w:t xml:space="preserve"> services</w:t>
      </w:r>
      <w:r w:rsidRPr="00DD3C54" w:rsidR="00EC6A42">
        <w:rPr>
          <w:rFonts w:cs="Arial"/>
        </w:rPr>
        <w:t>.</w:t>
      </w:r>
    </w:p>
    <w:p w:rsidRPr="00DD3C54" w:rsidR="00915EB3" w:rsidP="007E3915" w:rsidRDefault="00915EB3" w14:paraId="7BF89113" w14:textId="77777777">
      <w:pPr>
        <w:pStyle w:val="ListParagraph"/>
        <w:numPr>
          <w:ilvl w:val="0"/>
          <w:numId w:val="3"/>
        </w:numPr>
        <w:rPr>
          <w:rFonts w:cs="Arial"/>
        </w:rPr>
      </w:pPr>
      <w:r w:rsidRPr="00DD3C54">
        <w:rPr>
          <w:rFonts w:cs="Arial"/>
        </w:rPr>
        <w:t>No runtime decision logic is executed in CMS.</w:t>
      </w:r>
    </w:p>
    <w:p w:rsidRPr="00DD3C54" w:rsidR="00915EB3" w:rsidP="007E3915" w:rsidRDefault="00915EB3" w14:paraId="09E278FF" w14:textId="77777777">
      <w:pPr>
        <w:pStyle w:val="ListParagraph"/>
        <w:numPr>
          <w:ilvl w:val="0"/>
          <w:numId w:val="3"/>
        </w:numPr>
        <w:rPr>
          <w:rFonts w:cs="Arial"/>
        </w:rPr>
      </w:pPr>
      <w:r w:rsidRPr="00DD3C54">
        <w:rPr>
          <w:rFonts w:cs="Arial"/>
        </w:rPr>
        <w:t>Each contract type is versioned independently.</w:t>
      </w:r>
    </w:p>
    <w:p w:rsidRPr="00DD3C54" w:rsidR="00915EB3" w:rsidP="007E3915" w:rsidRDefault="00915EB3" w14:paraId="19B252FA" w14:textId="027FF818">
      <w:pPr>
        <w:pStyle w:val="ListParagraph"/>
        <w:numPr>
          <w:ilvl w:val="0"/>
          <w:numId w:val="3"/>
        </w:numPr>
        <w:rPr>
          <w:rFonts w:cs="Arial"/>
        </w:rPr>
      </w:pPr>
      <w:r w:rsidRPr="00DD3C54">
        <w:rPr>
          <w:rFonts w:cs="Arial"/>
        </w:rPr>
        <w:t>Contracts are strictly typed and schema</w:t>
      </w:r>
      <w:r w:rsidR="006E7197">
        <w:rPr>
          <w:rFonts w:cs="Arial"/>
        </w:rPr>
        <w:t xml:space="preserve"> </w:t>
      </w:r>
      <w:r w:rsidRPr="00DD3C54">
        <w:rPr>
          <w:rFonts w:cs="Arial"/>
        </w:rPr>
        <w:t>defined.</w:t>
      </w:r>
    </w:p>
    <w:p w:rsidR="00EF3893" w:rsidP="00EF3893" w:rsidRDefault="00EF3893" w14:paraId="34E7B73A" w14:textId="591ECC99">
      <w:pPr>
        <w:pStyle w:val="Heading2"/>
        <w:rPr>
          <w:rFonts w:cs="Arial"/>
        </w:rPr>
      </w:pPr>
      <w:bookmarkStart w:name="_Toc228337174" w:id="18"/>
      <w:bookmarkStart w:name="_Toc232683485" w:id="19"/>
      <w:r w:rsidRPr="00DD3C54">
        <w:rPr>
          <w:rFonts w:cs="Arial"/>
        </w:rPr>
        <w:t>System and Boundaries Included</w:t>
      </w:r>
      <w:r w:rsidR="00AF57B1">
        <w:rPr>
          <w:rFonts w:cs="Arial"/>
        </w:rPr>
        <w:t xml:space="preserve"> (In-Scope)</w:t>
      </w:r>
      <w:bookmarkEnd w:id="18"/>
      <w:bookmarkEnd w:id="19"/>
    </w:p>
    <w:p w:rsidRPr="00DD3C54" w:rsidR="00A90D6F" w:rsidP="00A90D6F" w:rsidRDefault="00A90D6F" w14:paraId="005F2780" w14:textId="77777777">
      <w:pPr>
        <w:rPr>
          <w:rFonts w:cs="Arial"/>
        </w:rPr>
      </w:pPr>
      <w:r w:rsidRPr="00DD3C54">
        <w:rPr>
          <w:rFonts w:cs="Arial"/>
        </w:rPr>
        <w:t>The CMS domain is responsible for the following capabilities:</w:t>
      </w:r>
    </w:p>
    <w:p w:rsidRPr="00753C66" w:rsidR="00753C66" w:rsidP="00694885" w:rsidRDefault="00753C66" w14:paraId="5394A08E" w14:textId="39FAE9A9">
      <w:pPr>
        <w:pStyle w:val="Heading3"/>
      </w:pPr>
      <w:bookmarkStart w:name="_Toc228337175" w:id="20"/>
      <w:bookmarkStart w:name="_Toc232683486" w:id="21"/>
      <w:r w:rsidRPr="00753C66">
        <w:t>CMS Platform</w:t>
      </w:r>
      <w:bookmarkEnd w:id="20"/>
      <w:bookmarkEnd w:id="21"/>
    </w:p>
    <w:p w:rsidRPr="00753C66" w:rsidR="00753C66" w:rsidP="00753C66" w:rsidRDefault="005C6FBD" w14:paraId="07E04D6B" w14:textId="7622DC13">
      <w:pPr>
        <w:rPr>
          <w:lang w:val="en-SG"/>
        </w:rPr>
      </w:pPr>
      <w:r>
        <w:rPr>
          <w:lang w:val="en-SG"/>
        </w:rPr>
        <w:t>Headless</w:t>
      </w:r>
      <w:r w:rsidRPr="00753C66" w:rsidR="00753C66">
        <w:rPr>
          <w:lang w:val="en-SG"/>
        </w:rPr>
        <w:t xml:space="preserve"> CMS capabilities including content modelling, content storage, administrative interfaces, API exposure, role-based access control and lifecycle management for managed content.</w:t>
      </w:r>
    </w:p>
    <w:p w:rsidRPr="00753C66" w:rsidR="00753C66" w:rsidP="00753C66" w:rsidRDefault="007554A1" w14:paraId="4934CB2C" w14:textId="7E6EE8BD">
      <w:pPr>
        <w:rPr>
          <w:lang w:val="en-SG"/>
        </w:rPr>
      </w:pPr>
      <w:r>
        <w:rPr>
          <w:lang w:val="en-SG"/>
        </w:rPr>
        <w:t>Additionally, the s</w:t>
      </w:r>
      <w:r w:rsidRPr="00753C66" w:rsidR="00753C66">
        <w:rPr>
          <w:lang w:val="en-SG"/>
        </w:rPr>
        <w:t>torage and retrieval of structured content, metadata, localisation variants and versioned records required for downstream consumption.</w:t>
      </w:r>
    </w:p>
    <w:p w:rsidRPr="00753C66" w:rsidR="00753C66" w:rsidP="007554A1" w:rsidRDefault="00753C66" w14:paraId="3D0463F2" w14:textId="1E66BBEE">
      <w:pPr>
        <w:pStyle w:val="Heading3"/>
      </w:pPr>
      <w:bookmarkStart w:name="_Toc228337176" w:id="22"/>
      <w:bookmarkStart w:name="_Toc232683487" w:id="23"/>
      <w:r w:rsidRPr="00753C66">
        <w:t>Content Models and Managed Structures</w:t>
      </w:r>
      <w:bookmarkEnd w:id="22"/>
      <w:bookmarkEnd w:id="23"/>
    </w:p>
    <w:p w:rsidRPr="00753C66" w:rsidR="00753C66" w:rsidP="00753C66" w:rsidRDefault="00753C66" w14:paraId="6C7B149A" w14:textId="2F83872A">
      <w:pPr>
        <w:rPr>
          <w:lang w:val="en-SG"/>
        </w:rPr>
      </w:pPr>
      <w:r w:rsidRPr="00753C66">
        <w:rPr>
          <w:lang w:val="en-SG"/>
        </w:rPr>
        <w:t>Content structures used to define screen-level content and component-level content for frontend or downstream screen rendering use cases.</w:t>
      </w:r>
    </w:p>
    <w:p w:rsidRPr="00753C66" w:rsidR="00753C66" w:rsidP="00753C66" w:rsidRDefault="00753C66" w14:paraId="453C81A1" w14:textId="21F54F6B">
      <w:pPr>
        <w:rPr>
          <w:lang w:val="en-SG"/>
        </w:rPr>
      </w:pPr>
      <w:r w:rsidRPr="00753C66">
        <w:rPr>
          <w:lang w:val="en-SG"/>
        </w:rPr>
        <w:t xml:space="preserve">Structured notification templates managed in CMS and exposed for downstream consumption by </w:t>
      </w:r>
      <w:r w:rsidR="00607A21">
        <w:rPr>
          <w:lang w:val="en-SG"/>
        </w:rPr>
        <w:t xml:space="preserve">the </w:t>
      </w:r>
      <w:r w:rsidRPr="00753C66" w:rsidR="00607A21">
        <w:rPr>
          <w:lang w:val="en-SG"/>
        </w:rPr>
        <w:t>MBPNS</w:t>
      </w:r>
      <w:r w:rsidR="00607A21">
        <w:rPr>
          <w:lang w:val="en-SG"/>
        </w:rPr>
        <w:t xml:space="preserve"> </w:t>
      </w:r>
      <w:r w:rsidRPr="00753C66">
        <w:rPr>
          <w:lang w:val="en-SG"/>
        </w:rPr>
        <w:t>notification service.</w:t>
      </w:r>
    </w:p>
    <w:p w:rsidR="00753C66" w:rsidP="00753C66" w:rsidRDefault="00753C66" w14:paraId="39883887" w14:textId="64B5CDCE">
      <w:pPr>
        <w:rPr>
          <w:lang w:val="en-SG"/>
        </w:rPr>
      </w:pPr>
      <w:r w:rsidRPr="00753C66">
        <w:rPr>
          <w:lang w:val="en-SG"/>
        </w:rPr>
        <w:t>Reusable content entities such as labels, messages, help text, banners, media references</w:t>
      </w:r>
      <w:r w:rsidR="00DC40B2">
        <w:rPr>
          <w:lang w:val="en-SG"/>
        </w:rPr>
        <w:t xml:space="preserve"> </w:t>
      </w:r>
      <w:r w:rsidRPr="00753C66">
        <w:rPr>
          <w:lang w:val="en-SG"/>
        </w:rPr>
        <w:t>and other common content elements intended for reuse across multiple content records.</w:t>
      </w:r>
    </w:p>
    <w:p w:rsidR="00275CBC" w:rsidP="00275CBC" w:rsidRDefault="00845E01" w14:paraId="034EFEAE" w14:textId="6118BC80">
      <w:r>
        <w:t>Localisation</w:t>
      </w:r>
      <w:r w:rsidR="00275CBC">
        <w:t xml:space="preserve"> of</w:t>
      </w:r>
      <w:r w:rsidR="00A278B2">
        <w:t xml:space="preserve"> text content </w:t>
      </w:r>
      <w:r w:rsidR="00275CBC">
        <w:t>for use in</w:t>
      </w:r>
      <w:r>
        <w:t xml:space="preserve"> respective markets.</w:t>
      </w:r>
    </w:p>
    <w:p w:rsidRPr="00753C66" w:rsidR="00753C66" w:rsidP="00DC40B2" w:rsidRDefault="00753C66" w14:paraId="62D05EC8" w14:textId="60DAD8D0">
      <w:pPr>
        <w:pStyle w:val="Heading3"/>
      </w:pPr>
      <w:bookmarkStart w:name="_Toc228337177" w:id="24"/>
      <w:bookmarkStart w:name="_Toc232683488" w:id="25"/>
      <w:r w:rsidRPr="00753C66">
        <w:t>Contract Exposure Layer</w:t>
      </w:r>
      <w:bookmarkEnd w:id="24"/>
      <w:bookmarkEnd w:id="25"/>
    </w:p>
    <w:p w:rsidRPr="00753C66" w:rsidR="00753C66" w:rsidP="00753C66" w:rsidRDefault="00753C66" w14:paraId="6ED11664" w14:textId="5D0DD301">
      <w:pPr>
        <w:rPr>
          <w:lang w:val="en-SG"/>
        </w:rPr>
      </w:pPr>
      <w:r w:rsidRPr="00753C66">
        <w:rPr>
          <w:lang w:val="en-SG"/>
        </w:rPr>
        <w:t>CMS</w:t>
      </w:r>
      <w:r w:rsidR="000660B4">
        <w:rPr>
          <w:lang w:val="en-SG"/>
        </w:rPr>
        <w:t xml:space="preserve"> </w:t>
      </w:r>
      <w:r w:rsidRPr="00753C66">
        <w:rPr>
          <w:lang w:val="en-SG"/>
        </w:rPr>
        <w:t>owned APIs that expose consume</w:t>
      </w:r>
      <w:r w:rsidR="00DC40B2">
        <w:rPr>
          <w:lang w:val="en-SG"/>
        </w:rPr>
        <w:t xml:space="preserve">r </w:t>
      </w:r>
      <w:r w:rsidRPr="00753C66">
        <w:rPr>
          <w:lang w:val="en-SG"/>
        </w:rPr>
        <w:t>optimi</w:t>
      </w:r>
      <w:r w:rsidR="000660B4">
        <w:rPr>
          <w:lang w:val="en-SG"/>
        </w:rPr>
        <w:t>s</w:t>
      </w:r>
      <w:r w:rsidRPr="00753C66">
        <w:rPr>
          <w:lang w:val="en-SG"/>
        </w:rPr>
        <w:t>ed payloads for downstream systems based on approved content structures and retrieval patterns.</w:t>
      </w:r>
    </w:p>
    <w:p w:rsidRPr="00753C66" w:rsidR="00753C66" w:rsidP="00275CBC" w:rsidRDefault="000660B4" w14:paraId="2B062EDB" w14:textId="5FCD70CA">
      <w:pPr>
        <w:rPr>
          <w:lang w:val="en-SG"/>
        </w:rPr>
      </w:pPr>
      <w:r>
        <w:rPr>
          <w:lang w:val="en-SG"/>
        </w:rPr>
        <w:t>Content projection logic which handles content</w:t>
      </w:r>
      <w:r w:rsidRPr="00753C66" w:rsidR="00753C66">
        <w:rPr>
          <w:lang w:val="en-SG"/>
        </w:rPr>
        <w:t xml:space="preserve"> </w:t>
      </w:r>
      <w:r>
        <w:rPr>
          <w:lang w:val="en-SG"/>
        </w:rPr>
        <w:t>manipulation</w:t>
      </w:r>
      <w:r w:rsidRPr="00753C66" w:rsidR="00753C66">
        <w:rPr>
          <w:lang w:val="en-SG"/>
        </w:rPr>
        <w:t xml:space="preserve"> logic required to assemble CMS</w:t>
      </w:r>
      <w:r>
        <w:rPr>
          <w:lang w:val="en-SG"/>
        </w:rPr>
        <w:t xml:space="preserve"> </w:t>
      </w:r>
      <w:r w:rsidRPr="00753C66" w:rsidR="00753C66">
        <w:rPr>
          <w:lang w:val="en-SG"/>
        </w:rPr>
        <w:t>managed records into stable contract responses expected by consuming applications and services.</w:t>
      </w:r>
    </w:p>
    <w:p w:rsidRPr="00753C66" w:rsidR="00753C66" w:rsidP="00EE1AD9" w:rsidRDefault="00753C66" w14:paraId="6B4FDE73" w14:textId="6FB81603">
      <w:pPr>
        <w:pStyle w:val="Heading3"/>
      </w:pPr>
      <w:bookmarkStart w:name="_Toc228337178" w:id="26"/>
      <w:bookmarkStart w:name="_Toc232683489" w:id="27"/>
      <w:r w:rsidRPr="00753C66">
        <w:t xml:space="preserve">Content Governance and </w:t>
      </w:r>
      <w:r w:rsidR="00742758">
        <w:t>L</w:t>
      </w:r>
      <w:r w:rsidRPr="00753C66">
        <w:t>ifecycle</w:t>
      </w:r>
      <w:bookmarkEnd w:id="26"/>
      <w:bookmarkEnd w:id="27"/>
    </w:p>
    <w:p w:rsidRPr="00753C66" w:rsidR="00753C66" w:rsidP="00753C66" w:rsidRDefault="00753C66" w14:paraId="7215D1A4" w14:textId="767ADB45">
      <w:pPr>
        <w:rPr>
          <w:lang w:val="en-SG"/>
        </w:rPr>
      </w:pPr>
      <w:r w:rsidRPr="00753C66">
        <w:rPr>
          <w:lang w:val="en-SG"/>
        </w:rPr>
        <w:t xml:space="preserve">Content </w:t>
      </w:r>
      <w:r w:rsidR="0071610D">
        <w:rPr>
          <w:lang w:val="en-SG"/>
        </w:rPr>
        <w:t>w</w:t>
      </w:r>
      <w:r w:rsidRPr="00753C66">
        <w:rPr>
          <w:lang w:val="en-SG"/>
        </w:rPr>
        <w:t xml:space="preserve">orkflow </w:t>
      </w:r>
      <w:r w:rsidR="0071610D">
        <w:rPr>
          <w:lang w:val="en-SG"/>
        </w:rPr>
        <w:t>m</w:t>
      </w:r>
      <w:r w:rsidRPr="00753C66">
        <w:rPr>
          <w:lang w:val="en-SG"/>
        </w:rPr>
        <w:t>anagement</w:t>
      </w:r>
      <w:r w:rsidR="0071610D">
        <w:rPr>
          <w:lang w:val="en-SG"/>
        </w:rPr>
        <w:t xml:space="preserve"> lifecycle including d</w:t>
      </w:r>
      <w:r w:rsidRPr="00753C66">
        <w:rPr>
          <w:lang w:val="en-SG"/>
        </w:rPr>
        <w:t xml:space="preserve">raft, review, approval and publish lifecycle </w:t>
      </w:r>
      <w:r w:rsidR="00C72C7A">
        <w:rPr>
          <w:lang w:val="en-SG"/>
        </w:rPr>
        <w:t>states</w:t>
      </w:r>
      <w:r w:rsidRPr="00753C66">
        <w:rPr>
          <w:lang w:val="en-SG"/>
        </w:rPr>
        <w:t xml:space="preserve"> for content before release to consuming systems.</w:t>
      </w:r>
    </w:p>
    <w:p w:rsidRPr="00753C66" w:rsidR="00753C66" w:rsidP="00753C66" w:rsidRDefault="00753C66" w14:paraId="4A188820" w14:textId="00E80904">
      <w:pPr>
        <w:rPr>
          <w:lang w:val="en-SG"/>
        </w:rPr>
      </w:pPr>
      <w:r w:rsidRPr="00753C66">
        <w:rPr>
          <w:lang w:val="en-SG"/>
        </w:rPr>
        <w:t>Mechanisms and rules for maintaining versioned conten</w:t>
      </w:r>
      <w:r w:rsidR="00C72C7A">
        <w:rPr>
          <w:lang w:val="en-SG"/>
        </w:rPr>
        <w:t>t</w:t>
      </w:r>
      <w:r w:rsidRPr="00753C66">
        <w:rPr>
          <w:lang w:val="en-SG"/>
        </w:rPr>
        <w:t>, assessing backward compatibility and supporting controlled contract evolution.</w:t>
      </w:r>
    </w:p>
    <w:p w:rsidR="00EF3893" w:rsidP="00EF3893" w:rsidRDefault="00EF3893" w14:paraId="7CEBF473" w14:textId="782DDA4B">
      <w:pPr>
        <w:pStyle w:val="Heading2"/>
        <w:rPr>
          <w:rFonts w:cs="Arial"/>
        </w:rPr>
      </w:pPr>
      <w:bookmarkStart w:name="_Toc228337179" w:id="28"/>
      <w:bookmarkStart w:name="_Toc232683490" w:id="29"/>
      <w:r w:rsidRPr="00DD3C54">
        <w:rPr>
          <w:rFonts w:cs="Arial"/>
        </w:rPr>
        <w:t xml:space="preserve">Out of </w:t>
      </w:r>
      <w:r w:rsidR="00103D8C">
        <w:rPr>
          <w:rFonts w:cs="Arial"/>
        </w:rPr>
        <w:t>S</w:t>
      </w:r>
      <w:r w:rsidRPr="00DD3C54">
        <w:rPr>
          <w:rFonts w:cs="Arial"/>
        </w:rPr>
        <w:t>cope Clarifications</w:t>
      </w:r>
      <w:bookmarkEnd w:id="28"/>
      <w:bookmarkEnd w:id="29"/>
    </w:p>
    <w:p w:rsidRPr="003905A4" w:rsidR="003905A4" w:rsidP="003905A4" w:rsidRDefault="003905A4" w14:paraId="0E6C321E" w14:textId="0E5F4438">
      <w:pPr>
        <w:spacing w:before="100" w:beforeAutospacing="1" w:after="100" w:afterAutospacing="1" w:line="240" w:lineRule="auto"/>
        <w:rPr>
          <w:rFonts w:eastAsia="Times New Roman" w:cs="Arial"/>
          <w:szCs w:val="22"/>
          <w:lang w:eastAsia="zh-CN"/>
        </w:rPr>
      </w:pPr>
      <w:r w:rsidRPr="003905A4">
        <w:rPr>
          <w:rFonts w:eastAsia="Times New Roman" w:cs="Arial"/>
          <w:b/>
          <w:bCs/>
          <w:szCs w:val="22"/>
          <w:lang w:eastAsia="zh-CN"/>
        </w:rPr>
        <w:t>Frontend / Channel Applications:</w:t>
      </w:r>
      <w:r w:rsidRPr="003905A4">
        <w:rPr>
          <w:rFonts w:eastAsia="Times New Roman" w:cs="Arial"/>
          <w:szCs w:val="22"/>
          <w:lang w:eastAsia="zh-CN"/>
        </w:rPr>
        <w:t xml:space="preserve"> The design and implementation of consuming frontend channels, including NGA MFE, mobile applications and web portals are out of scope. These channels consume CMS</w:t>
      </w:r>
      <w:r>
        <w:rPr>
          <w:rFonts w:eastAsia="Times New Roman" w:cs="Arial"/>
          <w:szCs w:val="22"/>
          <w:lang w:eastAsia="zh-CN"/>
        </w:rPr>
        <w:t xml:space="preserve"> </w:t>
      </w:r>
      <w:r w:rsidRPr="003905A4">
        <w:rPr>
          <w:rFonts w:eastAsia="Times New Roman" w:cs="Arial"/>
          <w:szCs w:val="22"/>
          <w:lang w:eastAsia="zh-CN"/>
        </w:rPr>
        <w:t>exposed content contracts but are not part of the CMS component design.</w:t>
      </w:r>
    </w:p>
    <w:p w:rsidRPr="003905A4" w:rsidR="003905A4" w:rsidP="003905A4" w:rsidRDefault="003905A4" w14:paraId="67CB679C" w14:textId="0877D057">
      <w:pPr>
        <w:spacing w:before="100" w:beforeAutospacing="1" w:after="100" w:afterAutospacing="1" w:line="240" w:lineRule="auto"/>
        <w:rPr>
          <w:rFonts w:eastAsia="Times New Roman" w:cs="Arial"/>
          <w:szCs w:val="22"/>
          <w:lang w:eastAsia="zh-CN"/>
        </w:rPr>
      </w:pPr>
      <w:r w:rsidRPr="003905A4">
        <w:rPr>
          <w:rFonts w:eastAsia="Times New Roman" w:cs="Arial"/>
          <w:b/>
          <w:bCs/>
          <w:szCs w:val="22"/>
          <w:lang w:eastAsia="zh-CN"/>
        </w:rPr>
        <w:t>Downstream Domain Logic:</w:t>
      </w:r>
      <w:r w:rsidRPr="003905A4">
        <w:rPr>
          <w:rFonts w:eastAsia="Times New Roman" w:cs="Arial"/>
          <w:szCs w:val="22"/>
          <w:lang w:eastAsia="zh-CN"/>
        </w:rPr>
        <w:t xml:space="preserve"> The internal logic of downstream systems such as STP, MBPNS and other domain services is out of scope. These systems are treated as consuming dependencies that retrieve and process CMS</w:t>
      </w:r>
      <w:r>
        <w:rPr>
          <w:rFonts w:eastAsia="Times New Roman" w:cs="Arial"/>
          <w:szCs w:val="22"/>
          <w:lang w:eastAsia="zh-CN"/>
        </w:rPr>
        <w:t xml:space="preserve"> </w:t>
      </w:r>
      <w:r w:rsidRPr="003905A4">
        <w:rPr>
          <w:rFonts w:eastAsia="Times New Roman" w:cs="Arial"/>
          <w:szCs w:val="22"/>
          <w:lang w:eastAsia="zh-CN"/>
        </w:rPr>
        <w:t>managed content according to their own domain rules.</w:t>
      </w:r>
    </w:p>
    <w:p w:rsidRPr="003905A4" w:rsidR="003905A4" w:rsidP="003905A4" w:rsidRDefault="003905A4" w14:paraId="6965F851" w14:textId="77C8E032">
      <w:pPr>
        <w:spacing w:before="100" w:beforeAutospacing="1" w:after="100" w:afterAutospacing="1" w:line="240" w:lineRule="auto"/>
        <w:rPr>
          <w:rFonts w:eastAsia="Times New Roman" w:cs="Arial"/>
          <w:szCs w:val="22"/>
          <w:lang w:eastAsia="zh-CN"/>
        </w:rPr>
      </w:pPr>
      <w:r w:rsidRPr="003905A4">
        <w:rPr>
          <w:rFonts w:eastAsia="Times New Roman" w:cs="Arial"/>
          <w:b/>
          <w:bCs/>
          <w:szCs w:val="22"/>
          <w:lang w:eastAsia="zh-CN"/>
        </w:rPr>
        <w:t>Business Process Orchestration:</w:t>
      </w:r>
      <w:r w:rsidRPr="003905A4">
        <w:rPr>
          <w:rFonts w:eastAsia="Times New Roman" w:cs="Arial"/>
          <w:szCs w:val="22"/>
          <w:lang w:eastAsia="zh-CN"/>
        </w:rPr>
        <w:t xml:space="preserve"> Runtime journey execution, transaction processing, decisioning logic and backend orchestration behaviour are out of scope. The CMS is responsible for storing and exposing configured content and structured definitions but not for executing business flows.</w:t>
      </w:r>
    </w:p>
    <w:p w:rsidR="00C3388F" w:rsidP="00CA40C9" w:rsidRDefault="00FD394F" w14:paraId="41E2E285" w14:textId="53F6B02E">
      <w:pPr>
        <w:pStyle w:val="Heading1"/>
      </w:pPr>
      <w:bookmarkStart w:name="_Toc228337180" w:id="30"/>
      <w:bookmarkStart w:name="_Toc232683491" w:id="31"/>
      <w:r>
        <w:t>High-Level</w:t>
      </w:r>
      <w:r w:rsidRPr="00DD3C54" w:rsidR="00E76841">
        <w:t xml:space="preserve"> </w:t>
      </w:r>
      <w:r w:rsidRPr="00CA40C9" w:rsidR="00195A05">
        <w:t>Architecture</w:t>
      </w:r>
      <w:r w:rsidRPr="00DD3C54" w:rsidR="00195A05">
        <w:t xml:space="preserve"> </w:t>
      </w:r>
      <w:r>
        <w:t>View</w:t>
      </w:r>
      <w:bookmarkEnd w:id="30"/>
      <w:bookmarkEnd w:id="31"/>
    </w:p>
    <w:p w:rsidR="009A40BD" w:rsidP="009A40BD" w:rsidRDefault="009A40BD" w14:paraId="4E663EAC" w14:textId="603EB84D">
      <w:pPr>
        <w:pStyle w:val="Heading2"/>
      </w:pPr>
      <w:bookmarkStart w:name="_Toc228337181" w:id="32"/>
      <w:bookmarkStart w:name="_Toc232683492" w:id="33"/>
      <w:r>
        <w:t>Component Diagram</w:t>
      </w:r>
      <w:bookmarkEnd w:id="32"/>
      <w:bookmarkEnd w:id="33"/>
    </w:p>
    <w:p w:rsidRPr="000A0F3C" w:rsidR="000A0F3C" w:rsidP="000A0F3C" w:rsidRDefault="000A0F3C" w14:paraId="4776F02E" w14:textId="00B7B2E4">
      <w:pPr>
        <w:rPr>
          <w:lang w:val="en-SG"/>
        </w:rPr>
      </w:pPr>
      <w:r w:rsidRPr="000A0F3C">
        <w:rPr>
          <w:lang w:val="en-SG"/>
        </w:rPr>
        <w:t>The NGA Mobile App consumes CMS-managed content through Akamai CDN, which provides the frontend delivery path for cached and secured content access. All frontend requests to Strapi CMS are routed through Akamai.</w:t>
      </w:r>
    </w:p>
    <w:p w:rsidRPr="000A0F3C" w:rsidR="000A0F3C" w:rsidP="000A0F3C" w:rsidRDefault="000A0F3C" w14:paraId="5AAFCD6B" w14:textId="32C8EBD3">
      <w:pPr>
        <w:rPr>
          <w:lang w:val="en-SG"/>
        </w:rPr>
      </w:pPr>
      <w:r w:rsidRPr="000A0F3C">
        <w:rPr>
          <w:lang w:val="en-SG"/>
        </w:rPr>
        <w:t xml:space="preserve">Strapi CMS is hosted within the CEP domain and acts as the central provider for </w:t>
      </w:r>
      <w:commentRangeStart w:id="34"/>
      <w:r w:rsidRPr="000A0F3C">
        <w:rPr>
          <w:lang w:val="en-SG"/>
        </w:rPr>
        <w:t>journey</w:t>
      </w:r>
      <w:commentRangeEnd w:id="34"/>
      <w:r w:rsidRPr="000A0F3C" w:rsidR="006D28BA">
        <w:rPr>
          <w:rStyle w:val="CommentReference"/>
          <w:sz w:val="22"/>
          <w:szCs w:val="24"/>
          <w:lang w:val="en-SG"/>
        </w:rPr>
        <w:commentReference w:id="34"/>
      </w:r>
      <w:r w:rsidRPr="000A0F3C">
        <w:rPr>
          <w:lang w:val="en-SG"/>
        </w:rPr>
        <w:t>, screen, modal</w:t>
      </w:r>
      <w:r w:rsidR="00330810">
        <w:rPr>
          <w:lang w:val="en-SG"/>
        </w:rPr>
        <w:t xml:space="preserve"> and re-usable template</w:t>
      </w:r>
      <w:r w:rsidRPr="000A0F3C">
        <w:rPr>
          <w:lang w:val="en-SG"/>
        </w:rPr>
        <w:t xml:space="preserve"> content. CMS content is persisted in the CMS MySQL database and exposed through structured APIs.</w:t>
      </w:r>
    </w:p>
    <w:p w:rsidRPr="000A0F3C" w:rsidR="000A0F3C" w:rsidP="000A0F3C" w:rsidRDefault="000A0F3C" w14:paraId="33E01542" w14:textId="012BF4E9">
      <w:pPr>
        <w:rPr>
          <w:lang w:val="en-SG"/>
        </w:rPr>
      </w:pPr>
      <w:r w:rsidRPr="000A0F3C">
        <w:rPr>
          <w:lang w:val="en-SG"/>
        </w:rPr>
        <w:t xml:space="preserve">Within the CEP domain, STP retrieves </w:t>
      </w:r>
      <w:r w:rsidR="00EB56D0">
        <w:rPr>
          <w:lang w:val="en-SG"/>
        </w:rPr>
        <w:t xml:space="preserve">STP </w:t>
      </w:r>
      <w:r w:rsidRPr="000A0F3C">
        <w:rPr>
          <w:lang w:val="en-SG"/>
        </w:rPr>
        <w:t>screen content from Strapi CMS. MBPNS retrieves notification templates and related content for customer communications.</w:t>
      </w:r>
    </w:p>
    <w:p w:rsidR="000A0F3C" w:rsidP="000A0F3C" w:rsidRDefault="000A0F3C" w14:paraId="270B33D1" w14:textId="4DEC8529">
      <w:pPr>
        <w:rPr>
          <w:lang w:val="en-SG"/>
        </w:rPr>
      </w:pPr>
      <w:r w:rsidRPr="000A0F3C">
        <w:rPr>
          <w:lang w:val="en-SG"/>
        </w:rPr>
        <w:t>P&amp;T and ECLIPSE integrate with Strapi CMS through internal service-to-service API calls. These backend integrations do not route through Akamai.</w:t>
      </w:r>
    </w:p>
    <w:p w:rsidRPr="0095347C" w:rsidR="0095347C" w:rsidP="0095347C" w:rsidRDefault="00D859D2" w14:paraId="44C18A8F" w14:textId="156EC346">
      <w:r>
        <w:t xml:space="preserve">For content consumed by </w:t>
      </w:r>
      <w:r w:rsidR="003C1393">
        <w:t xml:space="preserve">other domains, content is required to be cached into Hazelcast </w:t>
      </w:r>
      <w:r w:rsidR="00300636">
        <w:t>by the respective domains</w:t>
      </w:r>
      <w:r w:rsidR="001B0D1A">
        <w:t>. Strapi CMS will provide a webhook to notify respective domain of content updates.</w:t>
      </w:r>
    </w:p>
    <w:p w:rsidRPr="000A0F3C" w:rsidR="000A0F3C" w:rsidP="000A0F3C" w:rsidRDefault="000A0F3C" w14:paraId="38337C5F" w14:textId="569A8BDB">
      <w:pPr>
        <w:rPr>
          <w:lang w:val="en-SG"/>
        </w:rPr>
      </w:pPr>
      <w:r w:rsidRPr="000A0F3C">
        <w:rPr>
          <w:lang w:val="en-SG"/>
        </w:rPr>
        <w:t>This design separates frontend content delivery from backend service integration. Strapi CMS remains the content provider, while orchestration, runtime execution and business logic remain owned by the respective consuming systems.</w:t>
      </w:r>
    </w:p>
    <w:p w:rsidRPr="00D13013" w:rsidR="00D13013" w:rsidP="00D13013" w:rsidRDefault="00853B99" w14:paraId="57493AD1" w14:textId="13F69936">
      <w:pPr>
        <w:rPr>
          <w:lang w:val="en-SG"/>
        </w:rPr>
      </w:pPr>
      <w:r>
        <w:rPr>
          <w:noProof/>
          <w:lang w:val="en-SG"/>
        </w:rPr>
        <w:drawing>
          <wp:inline distT="0" distB="0" distL="0" distR="0" wp14:anchorId="31FCCFAC" wp14:editId="6C870C7A">
            <wp:extent cx="5597525" cy="2973705"/>
            <wp:effectExtent l="0" t="0" r="3175" b="0"/>
            <wp:docPr id="100604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7525" cy="2973705"/>
                    </a:xfrm>
                    <a:prstGeom prst="rect">
                      <a:avLst/>
                    </a:prstGeom>
                    <a:noFill/>
                    <a:ln>
                      <a:noFill/>
                    </a:ln>
                  </pic:spPr>
                </pic:pic>
              </a:graphicData>
            </a:graphic>
          </wp:inline>
        </w:drawing>
      </w:r>
    </w:p>
    <w:p w:rsidR="00497438" w:rsidP="00497438" w:rsidRDefault="00497438" w14:paraId="221A8C16" w14:textId="3E7A8AF4">
      <w:pPr>
        <w:pStyle w:val="Heading2"/>
      </w:pPr>
      <w:bookmarkStart w:name="_Toc228337182" w:id="35"/>
      <w:bookmarkStart w:name="_Toc232683493" w:id="36"/>
      <w:r>
        <w:t>Component Descriptions</w:t>
      </w:r>
      <w:bookmarkEnd w:id="35"/>
      <w:bookmarkEnd w:id="36"/>
    </w:p>
    <w:p w:rsidRPr="00E26DEF" w:rsidR="00E26DEF" w:rsidP="00E26DEF" w:rsidRDefault="00E26DEF" w14:paraId="4FB0D6E1" w14:textId="27452AC6">
      <w:pPr>
        <w:pStyle w:val="Heading3"/>
      </w:pPr>
      <w:bookmarkStart w:name="_Toc228337183" w:id="37"/>
      <w:bookmarkStart w:name="_Toc232683494" w:id="38"/>
      <w:r w:rsidRPr="00E26DEF">
        <w:t>Frontend Delivery Layer</w:t>
      </w:r>
      <w:bookmarkEnd w:id="37"/>
      <w:bookmarkEnd w:id="38"/>
    </w:p>
    <w:p w:rsidRPr="00E26DEF" w:rsidR="00E26DEF" w:rsidP="00E26DEF" w:rsidRDefault="00E26DEF" w14:paraId="2FA5E437" w14:textId="3D53CAD5">
      <w:pPr>
        <w:rPr>
          <w:lang w:val="en-SG"/>
        </w:rPr>
      </w:pPr>
      <w:r w:rsidRPr="00E26DEF">
        <w:rPr>
          <w:lang w:val="en-SG"/>
        </w:rPr>
        <w:t>Defines the controlled frontend access path for NGA Mobile to retrieve CMS-managed content.</w:t>
      </w:r>
    </w:p>
    <w:p w:rsidRPr="00E26DEF" w:rsidR="00E26DEF" w:rsidP="00E26DEF" w:rsidRDefault="00E26DEF" w14:paraId="0D10DFCC" w14:textId="1A3E3F81">
      <w:pPr>
        <w:rPr>
          <w:b/>
          <w:bCs/>
          <w:lang w:val="en-SG"/>
        </w:rPr>
      </w:pPr>
      <w:r w:rsidRPr="00E26DEF">
        <w:rPr>
          <w:b/>
          <w:bCs/>
          <w:lang w:val="en-SG"/>
        </w:rPr>
        <w:t>NGA Mobile App</w:t>
      </w:r>
    </w:p>
    <w:p w:rsidRPr="00E26DEF" w:rsidR="00E26DEF" w:rsidP="00E26DEF" w:rsidRDefault="00E26DEF" w14:paraId="010F10BC" w14:textId="706A1007">
      <w:pPr>
        <w:rPr>
          <w:lang w:val="en-SG"/>
        </w:rPr>
      </w:pPr>
      <w:r w:rsidRPr="00E26DEF">
        <w:rPr>
          <w:lang w:val="en-SG"/>
        </w:rPr>
        <w:t>The NGA Mobile App is the frontend client that consumes CMS-managed content for journeys, screens and related UI content. It does not call Strapi CMS directly.</w:t>
      </w:r>
    </w:p>
    <w:p w:rsidRPr="00E26DEF" w:rsidR="00E26DEF" w:rsidP="00E26DEF" w:rsidRDefault="00E26DEF" w14:paraId="6B31AE16" w14:textId="3C513DCA">
      <w:pPr>
        <w:rPr>
          <w:b/>
          <w:bCs/>
          <w:lang w:val="en-SG"/>
        </w:rPr>
      </w:pPr>
      <w:r w:rsidRPr="00E26DEF">
        <w:rPr>
          <w:b/>
          <w:bCs/>
          <w:lang w:val="en-SG"/>
        </w:rPr>
        <w:t>Akamai CDN</w:t>
      </w:r>
    </w:p>
    <w:p w:rsidRPr="00E26DEF" w:rsidR="00E26DEF" w:rsidP="00E26DEF" w:rsidRDefault="00E26DEF" w14:paraId="037AB89B" w14:textId="1E8DCD58">
      <w:pPr>
        <w:rPr>
          <w:lang w:val="en-SG"/>
        </w:rPr>
      </w:pPr>
      <w:r w:rsidRPr="00E26DEF">
        <w:rPr>
          <w:lang w:val="en-SG"/>
        </w:rPr>
        <w:t>Akamai CDN provides the public delivery path between NGA Mobile and Strapi CMS. It handles frontend traffic routing, caching and secured content delivery before forwarding valid requests to Strapi CMS.</w:t>
      </w:r>
    </w:p>
    <w:p w:rsidRPr="00E26DEF" w:rsidR="00E26DEF" w:rsidP="00E26DEF" w:rsidRDefault="00E26DEF" w14:paraId="66AD2350" w14:textId="3A57F34A">
      <w:pPr>
        <w:pStyle w:val="Heading3"/>
      </w:pPr>
      <w:bookmarkStart w:name="_Toc228337184" w:id="39"/>
      <w:bookmarkStart w:name="_Toc232683495" w:id="40"/>
      <w:r w:rsidRPr="00E26DEF">
        <w:t>CEP Domain</w:t>
      </w:r>
      <w:bookmarkEnd w:id="39"/>
      <w:bookmarkEnd w:id="40"/>
    </w:p>
    <w:p w:rsidRPr="00E26DEF" w:rsidR="00E26DEF" w:rsidP="00E26DEF" w:rsidRDefault="00E26DEF" w14:paraId="1B30B11F" w14:textId="77777777">
      <w:pPr>
        <w:rPr>
          <w:lang w:val="en-SG"/>
        </w:rPr>
      </w:pPr>
      <w:r w:rsidRPr="00E26DEF">
        <w:rPr>
          <w:lang w:val="en-SG"/>
        </w:rPr>
        <w:t>Defines the internal domain boundary where Strapi CMS, STP and MBPNS are hosted.</w:t>
      </w:r>
    </w:p>
    <w:p w:rsidRPr="00E26DEF" w:rsidR="00E26DEF" w:rsidP="00E26DEF" w:rsidRDefault="00E26DEF" w14:paraId="3607ABCF" w14:textId="77777777">
      <w:pPr>
        <w:rPr>
          <w:lang w:val="en-SG"/>
        </w:rPr>
      </w:pPr>
    </w:p>
    <w:p w:rsidRPr="00E26DEF" w:rsidR="00E26DEF" w:rsidP="00E26DEF" w:rsidRDefault="00E26DEF" w14:paraId="247CB86A" w14:textId="285F3CF6">
      <w:pPr>
        <w:rPr>
          <w:b/>
          <w:bCs/>
          <w:lang w:val="en-SG"/>
        </w:rPr>
      </w:pPr>
      <w:r w:rsidRPr="00E26DEF">
        <w:rPr>
          <w:b/>
          <w:bCs/>
          <w:lang w:val="en-SG"/>
        </w:rPr>
        <w:t>Strapi CMS</w:t>
      </w:r>
    </w:p>
    <w:p w:rsidRPr="00E26DEF" w:rsidR="00E26DEF" w:rsidP="00E26DEF" w:rsidRDefault="00E26DEF" w14:paraId="3745CDE3" w14:textId="446CB3A8">
      <w:pPr>
        <w:rPr>
          <w:lang w:val="en-SG"/>
        </w:rPr>
      </w:pPr>
      <w:r w:rsidRPr="00E26DEF">
        <w:rPr>
          <w:lang w:val="en-SG"/>
        </w:rPr>
        <w:t>Strapi CMS is hosted within the CEP domain and acts as the central provider for CMS-managed content. It exposes structured APIs for journey content, screen content, modal content, notification templates and configuration content.</w:t>
      </w:r>
    </w:p>
    <w:p w:rsidRPr="00E26DEF" w:rsidR="00E26DEF" w:rsidP="00E26DEF" w:rsidRDefault="00E26DEF" w14:paraId="51FD9436" w14:textId="526AC4C9">
      <w:pPr>
        <w:rPr>
          <w:lang w:val="en-SG"/>
        </w:rPr>
      </w:pPr>
      <w:r w:rsidRPr="00E26DEF">
        <w:rPr>
          <w:lang w:val="en-SG"/>
        </w:rPr>
        <w:t>Strapi CMS provides content only. It does not execute journeys, perform orchestration, process transactions or own business logic.</w:t>
      </w:r>
    </w:p>
    <w:p w:rsidRPr="00E26DEF" w:rsidR="00E26DEF" w:rsidP="00E26DEF" w:rsidRDefault="00E26DEF" w14:paraId="13CB2DEA" w14:textId="2AEAF89F">
      <w:pPr>
        <w:rPr>
          <w:b/>
          <w:bCs/>
          <w:lang w:val="en-SG"/>
        </w:rPr>
      </w:pPr>
      <w:r w:rsidRPr="00E26DEF">
        <w:rPr>
          <w:b/>
          <w:bCs/>
          <w:lang w:val="en-SG"/>
        </w:rPr>
        <w:t>CMS MySQL Database</w:t>
      </w:r>
    </w:p>
    <w:p w:rsidRPr="00E26DEF" w:rsidR="00E26DEF" w:rsidP="00E26DEF" w:rsidRDefault="00E26DEF" w14:paraId="328FD5DB" w14:textId="6DDE2F5E">
      <w:pPr>
        <w:rPr>
          <w:lang w:val="en-SG"/>
        </w:rPr>
      </w:pPr>
      <w:r w:rsidRPr="00E26DEF">
        <w:rPr>
          <w:lang w:val="en-SG"/>
        </w:rPr>
        <w:t>The CMS MySQL database stores Strapi CMS content, metadata, relationships, versions and publishing state. Strapi CMS is the only component that</w:t>
      </w:r>
      <w:r w:rsidR="00DA356D">
        <w:rPr>
          <w:lang w:val="en-SG"/>
        </w:rPr>
        <w:t xml:space="preserve"> can</w:t>
      </w:r>
      <w:r w:rsidRPr="00E26DEF">
        <w:rPr>
          <w:lang w:val="en-SG"/>
        </w:rPr>
        <w:t xml:space="preserve"> directly accesses this database.</w:t>
      </w:r>
    </w:p>
    <w:p w:rsidRPr="00E26DEF" w:rsidR="00E26DEF" w:rsidP="00E26DEF" w:rsidRDefault="00E26DEF" w14:paraId="0D701752" w14:textId="22A34AF7">
      <w:pPr>
        <w:rPr>
          <w:b/>
          <w:bCs/>
          <w:lang w:val="en-SG"/>
        </w:rPr>
      </w:pPr>
      <w:r w:rsidRPr="43A4A9DB">
        <w:rPr>
          <w:b/>
          <w:bCs/>
          <w:lang w:val="en-SG"/>
        </w:rPr>
        <w:t>STP Services</w:t>
      </w:r>
    </w:p>
    <w:p w:rsidR="05949AB1" w:rsidP="43A4A9DB" w:rsidRDefault="05949AB1" w14:paraId="200C367F" w14:textId="0D413DAD">
      <w:pPr>
        <w:rPr>
          <w:lang w:val="en-SG"/>
        </w:rPr>
      </w:pPr>
      <w:r>
        <w:t>STP Services</w:t>
      </w:r>
      <w:r w:rsidRPr="43A4A9DB" w:rsidR="00E26DEF">
        <w:rPr>
          <w:lang w:val="en-SG"/>
        </w:rPr>
        <w:t xml:space="preserve"> integrate with Strapi CMS to retrieve screen content required for STP-driven flows. Runtime journey execution and business processing remain owned by STP.</w:t>
      </w:r>
    </w:p>
    <w:p w:rsidRPr="00E26DEF" w:rsidR="00E26DEF" w:rsidP="00E26DEF" w:rsidRDefault="00E26DEF" w14:paraId="27487B03" w14:textId="278F171A">
      <w:pPr>
        <w:rPr>
          <w:b/>
          <w:bCs/>
          <w:lang w:val="en-SG"/>
        </w:rPr>
      </w:pPr>
      <w:r w:rsidRPr="00E26DEF">
        <w:rPr>
          <w:b/>
          <w:bCs/>
          <w:lang w:val="en-SG"/>
        </w:rPr>
        <w:t>MBPNS Services</w:t>
      </w:r>
    </w:p>
    <w:p w:rsidRPr="00E26DEF" w:rsidR="00E26DEF" w:rsidP="00E26DEF" w:rsidRDefault="00E26DEF" w14:paraId="07527328" w14:textId="32CF3F2D">
      <w:pPr>
        <w:rPr>
          <w:lang w:val="en-SG"/>
        </w:rPr>
      </w:pPr>
      <w:r w:rsidRPr="00E26DEF">
        <w:rPr>
          <w:lang w:val="en-SG"/>
        </w:rPr>
        <w:t>MBPNS Services integrate with Strapi CMS to retrieve notification templates and related content used for customer communications. Notification delivery and runtime notification processing remain owned by MBPNS.</w:t>
      </w:r>
    </w:p>
    <w:p w:rsidRPr="00E26DEF" w:rsidR="00E26DEF" w:rsidP="00E26DEF" w:rsidRDefault="004D3198" w14:paraId="20E1AAAE" w14:textId="6DCFEEDA">
      <w:pPr>
        <w:pStyle w:val="Heading3"/>
      </w:pPr>
      <w:bookmarkStart w:name="_Toc228337185" w:id="41"/>
      <w:bookmarkStart w:name="_Toc232683496" w:id="42"/>
      <w:r>
        <w:t>Other</w:t>
      </w:r>
      <w:r w:rsidRPr="00E26DEF" w:rsidR="00E26DEF">
        <w:t xml:space="preserve"> Domain Integrations</w:t>
      </w:r>
      <w:bookmarkEnd w:id="41"/>
      <w:bookmarkEnd w:id="42"/>
    </w:p>
    <w:p w:rsidRPr="00E26DEF" w:rsidR="00E26DEF" w:rsidP="00E26DEF" w:rsidRDefault="00E26DEF" w14:paraId="7D2ECFA4" w14:textId="1FF27C9B">
      <w:pPr>
        <w:rPr>
          <w:lang w:val="en-SG"/>
        </w:rPr>
      </w:pPr>
      <w:r w:rsidRPr="00E26DEF">
        <w:rPr>
          <w:lang w:val="en-SG"/>
        </w:rPr>
        <w:t>Defines backend domains that consume CMS-managed content through internal service-to-service integration.</w:t>
      </w:r>
    </w:p>
    <w:p w:rsidRPr="00E26DEF" w:rsidR="00E26DEF" w:rsidP="00E26DEF" w:rsidRDefault="00E26DEF" w14:paraId="528EE706" w14:textId="00900AC9">
      <w:pPr>
        <w:rPr>
          <w:b/>
          <w:bCs/>
          <w:lang w:val="en-SG"/>
        </w:rPr>
      </w:pPr>
      <w:r w:rsidRPr="00E26DEF">
        <w:rPr>
          <w:b/>
          <w:bCs/>
          <w:lang w:val="en-SG"/>
        </w:rPr>
        <w:t>P&amp;T Services</w:t>
      </w:r>
    </w:p>
    <w:p w:rsidRPr="00E26DEF" w:rsidR="00E26DEF" w:rsidP="00E26DEF" w:rsidRDefault="00E26DEF" w14:paraId="291EE464" w14:textId="2DA51439">
      <w:pPr>
        <w:rPr>
          <w:lang w:val="en-SG"/>
        </w:rPr>
      </w:pPr>
      <w:r w:rsidRPr="00E26DEF">
        <w:rPr>
          <w:lang w:val="en-SG"/>
        </w:rPr>
        <w:t>P&amp;T Services integrate with Strapi CMS to retrieve CMS-managed content or configuration required by payment and transfer journeys. These backend integrations do not route through Akamai.</w:t>
      </w:r>
    </w:p>
    <w:p w:rsidRPr="00E26DEF" w:rsidR="00E26DEF" w:rsidP="00E26DEF" w:rsidRDefault="00E26DEF" w14:paraId="45D74FD7" w14:textId="40AEB4FB">
      <w:pPr>
        <w:rPr>
          <w:b/>
          <w:bCs/>
          <w:lang w:val="en-SG"/>
        </w:rPr>
      </w:pPr>
      <w:r w:rsidRPr="00E26DEF">
        <w:rPr>
          <w:b/>
          <w:bCs/>
          <w:lang w:val="en-SG"/>
        </w:rPr>
        <w:t>ECLIPSE Services</w:t>
      </w:r>
    </w:p>
    <w:p w:rsidRPr="00E26DEF" w:rsidR="00E26DEF" w:rsidP="00E26DEF" w:rsidRDefault="00E26DEF" w14:paraId="5F6A8CD0" w14:textId="701ED19B">
      <w:pPr>
        <w:rPr>
          <w:lang w:val="en-SG"/>
        </w:rPr>
      </w:pPr>
      <w:r w:rsidRPr="00E26DEF">
        <w:rPr>
          <w:lang w:val="en-SG"/>
        </w:rPr>
        <w:t>ECLIPSE Services integrate with Strapi CMS to retrieve CMS-managed content or configuration required by ECLIPSE domain services. These backend integrations do not route through Akamai.</w:t>
      </w:r>
    </w:p>
    <w:p w:rsidR="00497438" w:rsidP="00497438" w:rsidRDefault="00497438" w14:paraId="4E62B6CB" w14:textId="04208F91">
      <w:pPr>
        <w:pStyle w:val="Heading2"/>
      </w:pPr>
      <w:bookmarkStart w:name="_Toc228337186" w:id="43"/>
      <w:bookmarkStart w:name="_Toc232683497" w:id="44"/>
      <w:r>
        <w:t>Microservices List</w:t>
      </w:r>
      <w:r w:rsidR="008A4D1F">
        <w:t>ing</w:t>
      </w:r>
      <w:bookmarkEnd w:id="43"/>
      <w:bookmarkEnd w:id="44"/>
    </w:p>
    <w:p w:rsidRPr="00117B05" w:rsidR="000F00FB" w:rsidP="000F00FB" w:rsidRDefault="000F00FB" w14:paraId="796C2303" w14:textId="77777777">
      <w:pPr>
        <w:rPr>
          <w:rFonts w:ascii="Aptos" w:hAnsi="Aptos" w:eastAsia="Aptos" w:cs="Aptos"/>
          <w:color w:val="000000" w:themeColor="text1"/>
        </w:rPr>
      </w:pPr>
      <w:r w:rsidRPr="010A601D">
        <w:rPr>
          <w:rFonts w:ascii="Aptos" w:hAnsi="Aptos" w:eastAsia="Aptos" w:cs="Aptos"/>
          <w:color w:val="000000" w:themeColor="text1"/>
        </w:rPr>
        <w:t xml:space="preserve">Microservices naming convention will be split product-wise, top-down and suffixed by region. </w:t>
      </w:r>
    </w:p>
    <w:p w:rsidRPr="00B9609A" w:rsidR="000F00FB" w:rsidP="000F00FB" w:rsidRDefault="00EF2DB7" w14:paraId="448826EC" w14:textId="090EE135">
      <w:pPr>
        <w:rPr>
          <w:rFonts w:ascii="Aptos" w:hAnsi="Aptos" w:eastAsia="Aptos" w:cs="Aptos"/>
          <w:b/>
          <w:bCs/>
          <w:color w:val="000000" w:themeColor="text1"/>
        </w:rPr>
      </w:pPr>
      <w:r>
        <w:rPr>
          <w:rFonts w:ascii="Aptos" w:hAnsi="Aptos" w:eastAsia="Aptos" w:cs="Aptos"/>
          <w:b/>
          <w:bCs/>
          <w:color w:val="000000" w:themeColor="text1"/>
        </w:rPr>
        <w:t>CEP</w:t>
      </w:r>
      <w:r w:rsidRPr="00B9609A" w:rsidR="000F00FB">
        <w:rPr>
          <w:rFonts w:ascii="Aptos" w:hAnsi="Aptos" w:eastAsia="Aptos" w:cs="Aptos"/>
          <w:b/>
          <w:bCs/>
          <w:color w:val="000000" w:themeColor="text1"/>
        </w:rPr>
        <w:t xml:space="preserve"> associated microservices follow the naming pattern:</w:t>
      </w:r>
    </w:p>
    <w:p w:rsidRPr="00117B05" w:rsidR="000F00FB" w:rsidP="000F00FB" w:rsidRDefault="00EF2DB7" w14:paraId="3649F6E3" w14:textId="08339488">
      <w:pPr>
        <w:rPr>
          <w:rFonts w:ascii="Consolas" w:hAnsi="Consolas" w:eastAsia="Consolas" w:cs="Consolas"/>
          <w:color w:val="000000" w:themeColor="text1"/>
          <w:sz w:val="20"/>
          <w:szCs w:val="20"/>
        </w:rPr>
      </w:pPr>
      <w:r>
        <w:rPr>
          <w:rFonts w:ascii="Consolas" w:hAnsi="Consolas" w:eastAsia="Consolas" w:cs="Consolas"/>
          <w:color w:val="000000" w:themeColor="text1"/>
          <w:sz w:val="20"/>
          <w:szCs w:val="20"/>
        </w:rPr>
        <w:t>cep</w:t>
      </w:r>
      <w:r w:rsidRPr="34EAAE24" w:rsidR="000F00FB">
        <w:rPr>
          <w:rFonts w:ascii="Consolas" w:hAnsi="Consolas" w:eastAsia="Consolas" w:cs="Consolas"/>
          <w:color w:val="000000" w:themeColor="text1"/>
          <w:sz w:val="20"/>
          <w:szCs w:val="20"/>
        </w:rPr>
        <w:t>-&lt;category&gt;-&lt;country_code&gt;</w:t>
      </w:r>
    </w:p>
    <w:p w:rsidRPr="00117B05" w:rsidR="000F00FB" w:rsidP="000F00FB" w:rsidRDefault="000F00FB" w14:paraId="4E91436C" w14:textId="77777777">
      <w:pPr>
        <w:rPr>
          <w:rFonts w:ascii="Aptos" w:hAnsi="Aptos" w:eastAsia="Aptos" w:cs="Aptos"/>
          <w:color w:val="000000" w:themeColor="text1"/>
        </w:rPr>
      </w:pPr>
      <w:r w:rsidRPr="34EAAE24">
        <w:rPr>
          <w:rFonts w:ascii="Aptos" w:hAnsi="Aptos" w:eastAsia="Aptos" w:cs="Aptos"/>
          <w:color w:val="000000" w:themeColor="text1"/>
        </w:rPr>
        <w:t>Where:</w:t>
      </w:r>
    </w:p>
    <w:p w:rsidRPr="00117B05" w:rsidR="000F00FB" w:rsidP="007E3915" w:rsidRDefault="000F00FB" w14:paraId="35D461B9" w14:textId="77777777">
      <w:pPr>
        <w:pStyle w:val="ListParagraph"/>
        <w:numPr>
          <w:ilvl w:val="0"/>
          <w:numId w:val="18"/>
        </w:numPr>
        <w:rPr>
          <w:rFonts w:ascii="Aptos" w:hAnsi="Aptos" w:eastAsia="Aptos" w:cs="Aptos"/>
          <w:color w:val="000000" w:themeColor="text1"/>
        </w:rPr>
      </w:pPr>
      <w:r w:rsidRPr="34EAAE24">
        <w:rPr>
          <w:rFonts w:ascii="Consolas" w:hAnsi="Consolas" w:eastAsia="Consolas" w:cs="Consolas"/>
          <w:color w:val="000000" w:themeColor="text1"/>
          <w:sz w:val="20"/>
          <w:szCs w:val="20"/>
        </w:rPr>
        <w:t xml:space="preserve">&lt;category&gt; = </w:t>
      </w:r>
      <w:r w:rsidRPr="34EAAE24">
        <w:rPr>
          <w:rFonts w:ascii="Aptos" w:hAnsi="Aptos" w:eastAsia="Aptos" w:cs="Aptos"/>
          <w:color w:val="000000" w:themeColor="text1"/>
        </w:rPr>
        <w:t>Functional domain of the microservice</w:t>
      </w:r>
    </w:p>
    <w:p w:rsidRPr="00235181" w:rsidR="000F00FB" w:rsidP="007E3915" w:rsidRDefault="000F00FB" w14:paraId="45661CD0" w14:textId="47D369F3">
      <w:pPr>
        <w:pStyle w:val="ListParagraph"/>
        <w:numPr>
          <w:ilvl w:val="0"/>
          <w:numId w:val="18"/>
        </w:numPr>
        <w:rPr>
          <w:rFonts w:ascii="Aptos Display" w:hAnsi="Aptos Display" w:eastAsia="Aptos Display" w:cs="Aptos Display"/>
          <w:color w:val="000000" w:themeColor="text1"/>
        </w:rPr>
      </w:pPr>
      <w:r w:rsidRPr="34EAAE24">
        <w:rPr>
          <w:rFonts w:ascii="Consolas" w:hAnsi="Consolas" w:eastAsia="Consolas" w:cs="Consolas"/>
          <w:color w:val="000000" w:themeColor="text1"/>
          <w:sz w:val="20"/>
          <w:szCs w:val="20"/>
        </w:rPr>
        <w:t xml:space="preserve">&lt;country_code&gt; = </w:t>
      </w:r>
      <w:r w:rsidRPr="34EAAE24">
        <w:rPr>
          <w:rFonts w:ascii="Aptos Display" w:hAnsi="Aptos Display" w:eastAsia="Aptos Display" w:cs="Aptos Display"/>
          <w:color w:val="000000" w:themeColor="text1"/>
        </w:rPr>
        <w:t>Supported country codes</w:t>
      </w:r>
      <w:r w:rsidRPr="34EAAE24">
        <w:rPr>
          <w:rFonts w:ascii="Consolas" w:hAnsi="Consolas" w:eastAsia="Consolas" w:cs="Consolas"/>
          <w:color w:val="000000" w:themeColor="text1"/>
        </w:rPr>
        <w:t xml:space="preserve"> </w:t>
      </w:r>
      <w:r w:rsidRPr="34EAAE24">
        <w:rPr>
          <w:rFonts w:ascii="Aptos Display" w:hAnsi="Aptos Display" w:eastAsia="Aptos Display" w:cs="Aptos Display"/>
          <w:color w:val="000000" w:themeColor="text1"/>
        </w:rPr>
        <w:t>(id, sg, my, ph, kh)</w:t>
      </w:r>
    </w:p>
    <w:p w:rsidR="006860A9" w:rsidP="006860A9" w:rsidRDefault="006860A9" w14:paraId="04FB3D91" w14:textId="77777777">
      <w:r w:rsidRPr="00B97C65">
        <w:rPr>
          <w:rFonts w:ascii="Aptos" w:hAnsi="Aptos" w:eastAsia="Aptos" w:cs="Aptos"/>
          <w:b/>
          <w:color w:val="000000" w:themeColor="text1"/>
        </w:rPr>
        <w:t>CEP</w:t>
      </w:r>
    </w:p>
    <w:tbl>
      <w:tblPr>
        <w:tblStyle w:val="TableGrid"/>
        <w:tblW w:w="0" w:type="auto"/>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ook w:val="06A0" w:firstRow="1" w:lastRow="0" w:firstColumn="1" w:lastColumn="0" w:noHBand="1" w:noVBand="1"/>
      </w:tblPr>
      <w:tblGrid>
        <w:gridCol w:w="1811"/>
        <w:gridCol w:w="3698"/>
        <w:gridCol w:w="3295"/>
      </w:tblGrid>
      <w:tr w:rsidR="006860A9" w:rsidTr="006860A9" w14:paraId="2EAD0FDC" w14:textId="77777777">
        <w:trPr>
          <w:trHeight w:val="285"/>
        </w:trPr>
        <w:tc>
          <w:tcPr>
            <w:tcW w:w="1811" w:type="dxa"/>
            <w:tcMar>
              <w:left w:w="105" w:type="dxa"/>
              <w:right w:w="105" w:type="dxa"/>
            </w:tcMar>
          </w:tcPr>
          <w:p w:rsidR="006860A9" w:rsidP="007C6C42" w:rsidRDefault="006860A9" w14:paraId="35759461" w14:textId="77777777">
            <w:pPr>
              <w:rPr>
                <w:rFonts w:ascii="Aptos" w:hAnsi="Aptos" w:eastAsia="Aptos" w:cs="Aptos"/>
                <w:b/>
                <w:bCs/>
                <w:color w:val="000000" w:themeColor="text1"/>
              </w:rPr>
            </w:pPr>
            <w:r w:rsidRPr="34EAAE24">
              <w:rPr>
                <w:rFonts w:ascii="Aptos" w:hAnsi="Aptos" w:eastAsia="Aptos" w:cs="Aptos"/>
                <w:b/>
                <w:bCs/>
                <w:color w:val="000000" w:themeColor="text1"/>
              </w:rPr>
              <w:t>Category</w:t>
            </w:r>
          </w:p>
        </w:tc>
        <w:tc>
          <w:tcPr>
            <w:tcW w:w="3698" w:type="dxa"/>
            <w:tcMar>
              <w:left w:w="105" w:type="dxa"/>
              <w:right w:w="105" w:type="dxa"/>
            </w:tcMar>
          </w:tcPr>
          <w:p w:rsidR="006860A9" w:rsidP="007C6C42" w:rsidRDefault="006860A9" w14:paraId="7ACA299F" w14:textId="77777777">
            <w:pPr>
              <w:rPr>
                <w:rFonts w:ascii="Aptos" w:hAnsi="Aptos" w:eastAsia="Aptos" w:cs="Aptos"/>
                <w:b/>
                <w:bCs/>
                <w:color w:val="000000" w:themeColor="text1"/>
              </w:rPr>
            </w:pPr>
            <w:r w:rsidRPr="34EAAE24">
              <w:rPr>
                <w:rFonts w:ascii="Aptos" w:hAnsi="Aptos" w:eastAsia="Aptos" w:cs="Aptos"/>
                <w:b/>
                <w:bCs/>
                <w:color w:val="000000" w:themeColor="text1"/>
              </w:rPr>
              <w:t>Name</w:t>
            </w:r>
          </w:p>
        </w:tc>
        <w:tc>
          <w:tcPr>
            <w:tcW w:w="3295" w:type="dxa"/>
            <w:tcMar>
              <w:left w:w="105" w:type="dxa"/>
              <w:right w:w="105" w:type="dxa"/>
            </w:tcMar>
          </w:tcPr>
          <w:p w:rsidR="006860A9" w:rsidP="007C6C42" w:rsidRDefault="006860A9" w14:paraId="38ABB78B" w14:textId="77777777">
            <w:pPr>
              <w:rPr>
                <w:rFonts w:ascii="Aptos" w:hAnsi="Aptos" w:eastAsia="Aptos" w:cs="Aptos"/>
                <w:b/>
                <w:bCs/>
                <w:color w:val="000000" w:themeColor="text1"/>
              </w:rPr>
            </w:pPr>
            <w:r w:rsidRPr="34EAAE24">
              <w:rPr>
                <w:rFonts w:ascii="Aptos" w:hAnsi="Aptos" w:eastAsia="Aptos" w:cs="Aptos"/>
                <w:b/>
                <w:bCs/>
                <w:color w:val="000000" w:themeColor="text1"/>
              </w:rPr>
              <w:t>Remark</w:t>
            </w:r>
          </w:p>
        </w:tc>
      </w:tr>
      <w:tr w:rsidR="006860A9" w:rsidTr="006860A9" w14:paraId="2DE3F42E" w14:textId="77777777">
        <w:trPr>
          <w:trHeight w:val="285"/>
        </w:trPr>
        <w:tc>
          <w:tcPr>
            <w:tcW w:w="1811" w:type="dxa"/>
            <w:tcMar>
              <w:left w:w="105" w:type="dxa"/>
              <w:right w:w="105" w:type="dxa"/>
            </w:tcMar>
          </w:tcPr>
          <w:p w:rsidR="006860A9" w:rsidP="007C6C42" w:rsidRDefault="006860A9" w14:paraId="04A98570" w14:textId="77777777">
            <w:pPr>
              <w:rPr>
                <w:rFonts w:ascii="Aptos" w:hAnsi="Aptos" w:eastAsia="Aptos" w:cs="Aptos"/>
                <w:color w:val="000000" w:themeColor="text1"/>
              </w:rPr>
            </w:pPr>
            <w:r>
              <w:rPr>
                <w:rFonts w:ascii="Aptos" w:hAnsi="Aptos" w:eastAsia="Aptos" w:cs="Aptos"/>
                <w:color w:val="000000" w:themeColor="text1"/>
              </w:rPr>
              <w:t>CMS</w:t>
            </w:r>
          </w:p>
        </w:tc>
        <w:tc>
          <w:tcPr>
            <w:tcW w:w="3698" w:type="dxa"/>
            <w:tcMar>
              <w:left w:w="105" w:type="dxa"/>
              <w:right w:w="105" w:type="dxa"/>
            </w:tcMar>
          </w:tcPr>
          <w:p w:rsidR="006860A9" w:rsidP="007C6C42" w:rsidRDefault="006860A9" w14:paraId="7670BD47" w14:textId="77777777">
            <w:pPr>
              <w:rPr>
                <w:rFonts w:ascii="Consolas" w:hAnsi="Consolas" w:eastAsia="Consolas" w:cs="Consolas"/>
                <w:color w:val="000000" w:themeColor="text1"/>
                <w:szCs w:val="22"/>
              </w:rPr>
            </w:pPr>
            <w:r>
              <w:rPr>
                <w:rFonts w:ascii="Consolas" w:hAnsi="Consolas" w:eastAsia="Consolas" w:cs="Consolas"/>
                <w:color w:val="000000" w:themeColor="text1"/>
                <w:szCs w:val="22"/>
              </w:rPr>
              <w:t>cep-cms-&lt;country_code&gt;</w:t>
            </w:r>
          </w:p>
        </w:tc>
        <w:tc>
          <w:tcPr>
            <w:tcW w:w="3295" w:type="dxa"/>
            <w:tcMar>
              <w:left w:w="105" w:type="dxa"/>
              <w:right w:w="105" w:type="dxa"/>
            </w:tcMar>
          </w:tcPr>
          <w:p w:rsidR="006860A9" w:rsidP="007C6C42" w:rsidRDefault="006860A9" w14:paraId="5E1A3158" w14:textId="77777777">
            <w:pPr>
              <w:rPr>
                <w:rFonts w:ascii="Aptos" w:hAnsi="Aptos" w:eastAsia="Aptos" w:cs="Aptos"/>
                <w:color w:val="000000" w:themeColor="text1"/>
              </w:rPr>
            </w:pPr>
            <w:r>
              <w:rPr>
                <w:rFonts w:ascii="Aptos" w:hAnsi="Aptos" w:eastAsia="Aptos" w:cs="Aptos"/>
                <w:color w:val="000000" w:themeColor="text1"/>
              </w:rPr>
              <w:t>Provides static content</w:t>
            </w:r>
          </w:p>
        </w:tc>
      </w:tr>
    </w:tbl>
    <w:p w:rsidRPr="006860A9" w:rsidR="006860A9" w:rsidP="006860A9" w:rsidRDefault="006860A9" w14:paraId="31A0E844" w14:textId="77777777">
      <w:pPr>
        <w:rPr>
          <w:lang w:val="en-SG"/>
        </w:rPr>
      </w:pPr>
    </w:p>
    <w:p w:rsidR="008A4D1F" w:rsidP="008A4D1F" w:rsidRDefault="008A4D1F" w14:paraId="0A9EABC2" w14:textId="5BAA7257">
      <w:pPr>
        <w:pStyle w:val="Heading2"/>
      </w:pPr>
      <w:bookmarkStart w:name="_Toc228337187" w:id="45"/>
      <w:bookmarkStart w:name="_Toc232683498" w:id="46"/>
      <w:r>
        <w:t>Key Design Patterns</w:t>
      </w:r>
      <w:bookmarkEnd w:id="45"/>
      <w:bookmarkEnd w:id="46"/>
    </w:p>
    <w:p w:rsidRPr="0008150F" w:rsidR="0008150F" w:rsidP="0008150F" w:rsidRDefault="0008150F" w14:paraId="090453EC" w14:textId="79CDB577">
      <w:pPr>
        <w:rPr>
          <w:b/>
          <w:bCs/>
          <w:lang w:val="en-SG"/>
        </w:rPr>
      </w:pPr>
      <w:r w:rsidRPr="0008150F">
        <w:rPr>
          <w:b/>
          <w:bCs/>
          <w:lang w:val="en-SG"/>
        </w:rPr>
        <w:t>Centralise business-managed content</w:t>
      </w:r>
      <w:r>
        <w:rPr>
          <w:b/>
          <w:bCs/>
          <w:lang w:val="en-SG"/>
        </w:rPr>
        <w:t xml:space="preserve">: </w:t>
      </w:r>
      <w:r w:rsidRPr="0008150F">
        <w:rPr>
          <w:lang w:val="en-SG"/>
        </w:rPr>
        <w:t>Strapi CMS is the authoritative source for structured content such as labels, banners, screen content, modal content, notification templates and configuration metadata.</w:t>
      </w:r>
    </w:p>
    <w:p w:rsidRPr="0008150F" w:rsidR="0008150F" w:rsidP="0008150F" w:rsidRDefault="0008150F" w14:paraId="5027C803" w14:textId="0B3C8F6A">
      <w:pPr>
        <w:rPr>
          <w:b/>
          <w:bCs/>
          <w:lang w:val="en-SG"/>
        </w:rPr>
      </w:pPr>
      <w:r w:rsidRPr="0008150F">
        <w:rPr>
          <w:b/>
          <w:bCs/>
          <w:lang w:val="en-SG"/>
        </w:rPr>
        <w:t>Decouple content from code</w:t>
      </w:r>
      <w:r>
        <w:rPr>
          <w:b/>
          <w:bCs/>
          <w:lang w:val="en-SG"/>
        </w:rPr>
        <w:t xml:space="preserve">: </w:t>
      </w:r>
      <w:r>
        <w:rPr>
          <w:lang w:val="en-SG"/>
        </w:rPr>
        <w:t>c</w:t>
      </w:r>
      <w:r w:rsidRPr="0008150F">
        <w:rPr>
          <w:lang w:val="en-SG"/>
        </w:rPr>
        <w:t>ontent changes should be managed independently from mobile app releases or backend deployments, reducing dependency on engineering for routine updates.</w:t>
      </w:r>
    </w:p>
    <w:p w:rsidRPr="0008150F" w:rsidR="0008150F" w:rsidP="0008150F" w:rsidRDefault="0008150F" w14:paraId="717E3A1C" w14:textId="27B78E99">
      <w:pPr>
        <w:rPr>
          <w:b/>
          <w:bCs/>
          <w:lang w:val="en-SG"/>
        </w:rPr>
      </w:pPr>
      <w:r w:rsidRPr="0008150F">
        <w:rPr>
          <w:b/>
          <w:bCs/>
          <w:lang w:val="en-SG"/>
        </w:rPr>
        <w:t>Enable governed business ownership</w:t>
      </w:r>
      <w:r>
        <w:rPr>
          <w:b/>
          <w:bCs/>
          <w:lang w:val="en-SG"/>
        </w:rPr>
        <w:t xml:space="preserve">: </w:t>
      </w:r>
      <w:r>
        <w:rPr>
          <w:lang w:val="en-SG"/>
        </w:rPr>
        <w:t>b</w:t>
      </w:r>
      <w:r w:rsidRPr="0008150F">
        <w:rPr>
          <w:lang w:val="en-SG"/>
        </w:rPr>
        <w:t>usiness and content teams can manage approved content, while engineering defines the content models, API contracts, validation rules and integration boundaries.</w:t>
      </w:r>
    </w:p>
    <w:p w:rsidR="0012560A" w:rsidP="0008150F" w:rsidRDefault="0008150F" w14:paraId="0A6BF6A6" w14:textId="77777777">
      <w:pPr>
        <w:rPr>
          <w:lang w:val="en-SG"/>
        </w:rPr>
      </w:pPr>
      <w:r w:rsidRPr="0008150F">
        <w:rPr>
          <w:b/>
          <w:bCs/>
          <w:lang w:val="en-SG"/>
        </w:rPr>
        <w:t>Support content localisation:</w:t>
      </w:r>
      <w:r>
        <w:rPr>
          <w:lang w:val="en-SG"/>
        </w:rPr>
        <w:t xml:space="preserve"> </w:t>
      </w:r>
      <w:r w:rsidRPr="0008150F">
        <w:rPr>
          <w:lang w:val="en-SG"/>
        </w:rPr>
        <w:t>Strapi CMS should support multiple languages without embedding localisation logic in application services.</w:t>
      </w:r>
    </w:p>
    <w:p w:rsidRPr="0008150F" w:rsidR="0008150F" w:rsidP="0008150F" w:rsidRDefault="0012560A" w14:paraId="0D4A0FF1" w14:textId="2303342E">
      <w:pPr>
        <w:rPr>
          <w:lang w:val="en-SG"/>
        </w:rPr>
      </w:pPr>
      <w:r w:rsidRPr="0012560A">
        <w:rPr>
          <w:b/>
          <w:bCs/>
          <w:lang w:val="en-SG"/>
        </w:rPr>
        <w:t>Intelligent content configuration patterns:</w:t>
      </w:r>
      <w:r>
        <w:rPr>
          <w:lang w:val="en-SG"/>
        </w:rPr>
        <w:t xml:space="preserve"> </w:t>
      </w:r>
      <w:r w:rsidR="0073157F">
        <w:rPr>
          <w:lang w:val="en-SG"/>
        </w:rPr>
        <w:t>content should be configured in such a wa</w:t>
      </w:r>
      <w:r w:rsidR="000C4EDC">
        <w:rPr>
          <w:lang w:val="en-SG"/>
        </w:rPr>
        <w:t xml:space="preserve">y that </w:t>
      </w:r>
      <w:r>
        <w:rPr>
          <w:lang w:val="en-SG"/>
        </w:rPr>
        <w:t xml:space="preserve">changes </w:t>
      </w:r>
      <w:r w:rsidR="00C96D0A">
        <w:rPr>
          <w:lang w:val="en-SG"/>
        </w:rPr>
        <w:t>to common</w:t>
      </w:r>
      <w:r w:rsidR="000C4EDC">
        <w:rPr>
          <w:lang w:val="en-SG"/>
        </w:rPr>
        <w:t xml:space="preserve"> language </w:t>
      </w:r>
      <w:r w:rsidR="00C96D0A">
        <w:rPr>
          <w:lang w:val="en-SG"/>
        </w:rPr>
        <w:t xml:space="preserve">/ text used </w:t>
      </w:r>
      <w:r w:rsidR="00997492">
        <w:rPr>
          <w:lang w:val="en-SG"/>
        </w:rPr>
        <w:t>can happen easily and rapidly.</w:t>
      </w:r>
    </w:p>
    <w:p w:rsidRPr="0008150F" w:rsidR="0008150F" w:rsidP="0008150F" w:rsidRDefault="0008150F" w14:paraId="0708BDBB" w14:textId="45EF401C">
      <w:pPr>
        <w:rPr>
          <w:lang w:val="en-SG"/>
        </w:rPr>
      </w:pPr>
      <w:r w:rsidRPr="0008150F">
        <w:rPr>
          <w:b/>
          <w:bCs/>
          <w:lang w:val="en-SG"/>
        </w:rPr>
        <w:t>Expose content through structured APIs:</w:t>
      </w:r>
      <w:r>
        <w:rPr>
          <w:lang w:val="en-SG"/>
        </w:rPr>
        <w:t xml:space="preserve"> c</w:t>
      </w:r>
      <w:r w:rsidRPr="0008150F">
        <w:rPr>
          <w:lang w:val="en-SG"/>
        </w:rPr>
        <w:t>ontent should be consumed through governed, versioned APIs rather than direct database access or unmanaged retrieval patterns.</w:t>
      </w:r>
    </w:p>
    <w:p w:rsidRPr="0008150F" w:rsidR="0008150F" w:rsidP="0008150F" w:rsidRDefault="0008150F" w14:paraId="7E2E058F" w14:textId="0DA3FF7C">
      <w:pPr>
        <w:rPr>
          <w:lang w:val="en-SG"/>
        </w:rPr>
      </w:pPr>
      <w:r w:rsidRPr="004D2503">
        <w:rPr>
          <w:b/>
          <w:bCs/>
          <w:lang w:val="en-SG"/>
        </w:rPr>
        <w:t>Separate content from runtime logic</w:t>
      </w:r>
      <w:r w:rsidRPr="004D2503" w:rsidR="004D2503">
        <w:rPr>
          <w:b/>
          <w:bCs/>
          <w:lang w:val="en-SG"/>
        </w:rPr>
        <w:t>:</w:t>
      </w:r>
      <w:r w:rsidR="004D2503">
        <w:rPr>
          <w:lang w:val="en-SG"/>
        </w:rPr>
        <w:t xml:space="preserve"> </w:t>
      </w:r>
      <w:r w:rsidRPr="0008150F">
        <w:rPr>
          <w:lang w:val="en-SG"/>
        </w:rPr>
        <w:t>Strapi CMS owns content storage and delivery only. Rendering, orchestration, runtime decisioning, transaction processing and business logic remain with the consuming systems.</w:t>
      </w:r>
    </w:p>
    <w:p w:rsidRPr="0008150F" w:rsidR="0008150F" w:rsidP="0008150F" w:rsidRDefault="0008150F" w14:paraId="37BB284F" w14:textId="5450F4E4">
      <w:pPr>
        <w:rPr>
          <w:lang w:val="en-SG"/>
        </w:rPr>
      </w:pPr>
      <w:r w:rsidRPr="004D2503">
        <w:rPr>
          <w:b/>
          <w:bCs/>
          <w:lang w:val="en-SG"/>
        </w:rPr>
        <w:t>Control publishing and versioning</w:t>
      </w:r>
      <w:r w:rsidRPr="004D2503" w:rsidR="004D2503">
        <w:rPr>
          <w:b/>
          <w:bCs/>
          <w:lang w:val="en-SG"/>
        </w:rPr>
        <w:t>:</w:t>
      </w:r>
      <w:r w:rsidR="004D2503">
        <w:rPr>
          <w:lang w:val="en-SG"/>
        </w:rPr>
        <w:t xml:space="preserve"> c</w:t>
      </w:r>
      <w:r w:rsidRPr="0008150F">
        <w:rPr>
          <w:lang w:val="en-SG"/>
        </w:rPr>
        <w:t>ontent should follow a managed lifecycle for review, approval, publishing, rollback and auditability.</w:t>
      </w:r>
    </w:p>
    <w:p w:rsidR="00E26808" w:rsidP="00E26808" w:rsidRDefault="00E26808" w14:paraId="3FD580EA" w14:textId="77777777">
      <w:pPr>
        <w:pStyle w:val="Heading1"/>
        <w:rPr>
          <w:rFonts w:cs="Arial"/>
        </w:rPr>
      </w:pPr>
      <w:bookmarkStart w:name="_Toc228337188" w:id="47"/>
      <w:bookmarkStart w:name="_Toc232683499" w:id="48"/>
      <w:r>
        <w:rPr>
          <w:rFonts w:cs="Arial"/>
        </w:rPr>
        <w:t>Functional Design</w:t>
      </w:r>
      <w:bookmarkEnd w:id="47"/>
      <w:bookmarkEnd w:id="48"/>
    </w:p>
    <w:p w:rsidR="00E26808" w:rsidP="00E26808" w:rsidRDefault="00E26808" w14:paraId="7CBF71D0" w14:textId="77777777">
      <w:pPr>
        <w:pStyle w:val="Heading2"/>
      </w:pPr>
      <w:bookmarkStart w:name="_Toc228337189" w:id="49"/>
      <w:bookmarkStart w:name="_Toc232683500" w:id="50"/>
      <w:r>
        <w:t>Sequence Diagrams</w:t>
      </w:r>
      <w:bookmarkEnd w:id="49"/>
      <w:bookmarkEnd w:id="50"/>
    </w:p>
    <w:p w:rsidR="00C04956" w:rsidP="00C04956" w:rsidRDefault="00B00543" w14:paraId="5AAA10A4" w14:textId="599EABAE">
      <w:pPr>
        <w:pStyle w:val="Heading3"/>
      </w:pPr>
      <w:bookmarkStart w:name="_Toc228337190" w:id="51"/>
      <w:bookmarkStart w:name="_Toc232683501" w:id="52"/>
      <w:r>
        <w:t>Journey</w:t>
      </w:r>
      <w:bookmarkEnd w:id="51"/>
      <w:bookmarkEnd w:id="52"/>
    </w:p>
    <w:p w:rsidR="0004675A" w:rsidP="0004675A" w:rsidRDefault="00DA44DB" w14:paraId="5576F506" w14:textId="44B5C692">
      <w:pPr>
        <w:rPr>
          <w:lang w:val="en-SG"/>
        </w:rPr>
      </w:pPr>
      <w:r>
        <w:rPr>
          <w:noProof/>
          <w:lang w:val="en-SG"/>
        </w:rPr>
        <w:drawing>
          <wp:inline distT="0" distB="0" distL="0" distR="0" wp14:anchorId="19B98831" wp14:editId="1C2022C2">
            <wp:extent cx="5589905" cy="6862114"/>
            <wp:effectExtent l="0" t="0" r="0" b="0"/>
            <wp:docPr id="657664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t="2705"/>
                    <a:stretch>
                      <a:fillRect/>
                    </a:stretch>
                  </pic:blipFill>
                  <pic:spPr bwMode="auto">
                    <a:xfrm>
                      <a:off x="0" y="0"/>
                      <a:ext cx="5589905" cy="6862114"/>
                    </a:xfrm>
                    <a:prstGeom prst="rect">
                      <a:avLst/>
                    </a:prstGeom>
                    <a:noFill/>
                    <a:ln>
                      <a:noFill/>
                    </a:ln>
                    <a:extLst>
                      <a:ext uri="{53640926-AAD7-44D8-BBD7-CCE9431645EC}">
                        <a14:shadowObscured xmlns:a14="http://schemas.microsoft.com/office/drawing/2010/main"/>
                      </a:ext>
                    </a:extLst>
                  </pic:spPr>
                </pic:pic>
              </a:graphicData>
            </a:graphic>
          </wp:inline>
        </w:drawing>
      </w:r>
    </w:p>
    <w:p w:rsidR="001148D5" w:rsidP="001148D5" w:rsidRDefault="001148D5" w14:paraId="5847E878" w14:textId="5D529269">
      <w:pPr>
        <w:pStyle w:val="Heading3"/>
      </w:pPr>
      <w:bookmarkStart w:name="_Toc228337191" w:id="53"/>
      <w:bookmarkStart w:name="_Toc232683502" w:id="54"/>
      <w:r>
        <w:t>Screen</w:t>
      </w:r>
      <w:bookmarkEnd w:id="53"/>
      <w:bookmarkEnd w:id="54"/>
    </w:p>
    <w:p w:rsidR="000D18A1" w:rsidP="000D18A1" w:rsidRDefault="000D18A1" w14:paraId="6E53EB7F" w14:textId="67EA6E39">
      <w:pPr>
        <w:rPr>
          <w:lang w:val="en-SG"/>
        </w:rPr>
      </w:pPr>
      <w:r>
        <w:rPr>
          <w:noProof/>
          <w:lang w:val="en-SG"/>
        </w:rPr>
        <w:drawing>
          <wp:inline distT="0" distB="0" distL="0" distR="0" wp14:anchorId="6C85E864" wp14:editId="194218EC">
            <wp:extent cx="5597525" cy="7824111"/>
            <wp:effectExtent l="0" t="0" r="3175" b="5715"/>
            <wp:docPr id="1492105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t="2574"/>
                    <a:stretch>
                      <a:fillRect/>
                    </a:stretch>
                  </pic:blipFill>
                  <pic:spPr bwMode="auto">
                    <a:xfrm>
                      <a:off x="0" y="0"/>
                      <a:ext cx="5597525" cy="7824111"/>
                    </a:xfrm>
                    <a:prstGeom prst="rect">
                      <a:avLst/>
                    </a:prstGeom>
                    <a:noFill/>
                    <a:ln>
                      <a:noFill/>
                    </a:ln>
                    <a:extLst>
                      <a:ext uri="{53640926-AAD7-44D8-BBD7-CCE9431645EC}">
                        <a14:shadowObscured xmlns:a14="http://schemas.microsoft.com/office/drawing/2010/main"/>
                      </a:ext>
                    </a:extLst>
                  </pic:spPr>
                </pic:pic>
              </a:graphicData>
            </a:graphic>
          </wp:inline>
        </w:drawing>
      </w:r>
    </w:p>
    <w:p w:rsidR="00AA0CB7" w:rsidP="00AA0CB7" w:rsidRDefault="00AA0CB7" w14:paraId="7DE2DF0A" w14:textId="5AF703CE">
      <w:pPr>
        <w:pStyle w:val="Heading3"/>
      </w:pPr>
      <w:bookmarkStart w:name="_Toc228337192" w:id="55"/>
      <w:bookmarkStart w:name="_Toc232683503" w:id="56"/>
      <w:r>
        <w:t>Notification Template</w:t>
      </w:r>
      <w:bookmarkEnd w:id="55"/>
      <w:bookmarkEnd w:id="56"/>
    </w:p>
    <w:p w:rsidR="008226CA" w:rsidP="008226CA" w:rsidRDefault="00EA499B" w14:paraId="6B6EF37D" w14:textId="353AFB16">
      <w:pPr/>
      <w:r w:rsidR="3900A93D">
        <w:drawing>
          <wp:inline wp14:editId="4A459BE5" wp14:anchorId="30BD7A73">
            <wp:extent cx="5600700" cy="4476750"/>
            <wp:effectExtent l="0" t="0" r="0" b="0"/>
            <wp:docPr id="2023507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507211" name="Picture 2023507211"/>
                    <pic:cNvPicPr/>
                  </pic:nvPicPr>
                  <pic:blipFill>
                    <a:blip xmlns:r="http://schemas.openxmlformats.org/officeDocument/2006/relationships" r:embed="rId636874397">
                      <a:extLst>
                        <a:ext uri="{28A0092B-C50C-407E-A947-70E740481C1C}">
                          <a14:useLocalDpi xmlns:a14="http://schemas.microsoft.com/office/drawing/2010/main"/>
                        </a:ext>
                      </a:extLst>
                    </a:blip>
                    <a:stretch>
                      <a:fillRect/>
                    </a:stretch>
                  </pic:blipFill>
                  <pic:spPr>
                    <a:xfrm>
                      <a:off x="0" y="0"/>
                      <a:ext cx="5600700" cy="4476750"/>
                    </a:xfrm>
                    <a:prstGeom prst="rect">
                      <a:avLst/>
                    </a:prstGeom>
                  </pic:spPr>
                </pic:pic>
              </a:graphicData>
            </a:graphic>
          </wp:inline>
        </w:drawing>
      </w:r>
    </w:p>
    <w:p w:rsidRPr="009327D1" w:rsidR="00086637" w:rsidP="009327D1" w:rsidRDefault="00EA499B" w14:paraId="23C8408F" w14:textId="38110077">
      <w:pPr>
        <w:pStyle w:val="Heading3"/>
        <w:rPr>
          <w:lang w:val="en-GB"/>
        </w:rPr>
      </w:pPr>
      <w:bookmarkStart w:name="_Toc228337193" w:id="57"/>
      <w:bookmarkStart w:name="_Toc232683504" w:id="58"/>
      <w:r>
        <w:t>Receipt Template</w:t>
      </w:r>
      <w:bookmarkEnd w:id="57"/>
      <w:bookmarkEnd w:id="58"/>
    </w:p>
    <w:p w:rsidR="00EA499B" w:rsidP="00EA499B" w:rsidRDefault="000312F4" w14:paraId="648837C3" w14:textId="2F163C44">
      <w:pPr>
        <w:pStyle w:val="Heading3"/>
      </w:pPr>
      <w:bookmarkStart w:name="_Toc228337194" w:id="59"/>
      <w:bookmarkStart w:name="_Toc232683505" w:id="60"/>
      <w:r>
        <w:t>Manifest</w:t>
      </w:r>
      <w:bookmarkEnd w:id="59"/>
      <w:bookmarkEnd w:id="60"/>
    </w:p>
    <w:p w:rsidR="004713C1" w:rsidP="004713C1" w:rsidRDefault="004713C1" w14:paraId="674A1833" w14:textId="07742E97">
      <w:pPr>
        <w:rPr>
          <w:lang w:val="en-SG"/>
        </w:rPr>
      </w:pPr>
      <w:r>
        <w:rPr>
          <w:noProof/>
        </w:rPr>
        <w:drawing>
          <wp:inline distT="0" distB="0" distL="0" distR="0" wp14:anchorId="51D76C18" wp14:editId="4509F760">
            <wp:extent cx="4689588" cy="7492755"/>
            <wp:effectExtent l="0" t="0" r="0" b="0"/>
            <wp:docPr id="551154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a:extLst>
                        <a:ext uri="{28A0092B-C50C-407E-A947-70E740481C1C}">
                          <a14:useLocalDpi xmlns:a14="http://schemas.microsoft.com/office/drawing/2010/main"/>
                        </a:ext>
                      </a:extLst>
                    </a:blip>
                    <a:srcRect t="2246"/>
                    <a:stretch>
                      <a:fillRect/>
                    </a:stretch>
                  </pic:blipFill>
                  <pic:spPr bwMode="auto">
                    <a:xfrm>
                      <a:off x="0" y="0"/>
                      <a:ext cx="4689588" cy="7492755"/>
                    </a:xfrm>
                    <a:prstGeom prst="rect">
                      <a:avLst/>
                    </a:prstGeom>
                    <a:noFill/>
                    <a:ln>
                      <a:noFill/>
                    </a:ln>
                  </pic:spPr>
                </pic:pic>
              </a:graphicData>
            </a:graphic>
          </wp:inline>
        </w:drawing>
      </w:r>
    </w:p>
    <w:p w:rsidR="4CD9F599" w:rsidP="23700CC7" w:rsidRDefault="4CD9F599" w14:paraId="477C0179" w14:textId="2BD1E053">
      <w:pPr>
        <w:pStyle w:val="Heading3"/>
      </w:pPr>
      <w:bookmarkStart w:name="_Toc232683506" w:id="61"/>
      <w:r w:rsidRPr="23700CC7">
        <w:t>Web</w:t>
      </w:r>
      <w:r w:rsidRPr="23700CC7" w:rsidR="04DDEC43">
        <w:t>hook</w:t>
      </w:r>
      <w:bookmarkEnd w:id="61"/>
    </w:p>
    <w:p w:rsidR="2735E083" w:rsidP="2735E083" w:rsidRDefault="7CB8EEC1" w14:paraId="1C0F4D49" w14:textId="64E03810">
      <w:r w:rsidR="22D488AA">
        <w:drawing>
          <wp:inline wp14:editId="27E5EABA" wp14:anchorId="1B050D34">
            <wp:extent cx="5600700" cy="5086350"/>
            <wp:effectExtent l="0" t="0" r="0" b="0"/>
            <wp:docPr id="309362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362849" name="Picture 309362849"/>
                    <pic:cNvPicPr/>
                  </pic:nvPicPr>
                  <pic:blipFill>
                    <a:blip xmlns:r="http://schemas.openxmlformats.org/officeDocument/2006/relationships" r:embed="rId1762517123">
                      <a:extLst>
                        <a:ext uri="{28A0092B-C50C-407E-A947-70E740481C1C}">
                          <a14:useLocalDpi xmlns:a14="http://schemas.microsoft.com/office/drawing/2010/main"/>
                        </a:ext>
                      </a:extLst>
                    </a:blip>
                    <a:stretch>
                      <a:fillRect/>
                    </a:stretch>
                  </pic:blipFill>
                  <pic:spPr>
                    <a:xfrm>
                      <a:off x="0" y="0"/>
                      <a:ext cx="5600700" cy="5086350"/>
                    </a:xfrm>
                    <a:prstGeom prst="rect">
                      <a:avLst/>
                    </a:prstGeom>
                  </pic:spPr>
                </pic:pic>
              </a:graphicData>
            </a:graphic>
          </wp:inline>
        </w:drawing>
      </w:r>
    </w:p>
    <w:p w:rsidR="39697508" w:rsidP="39697508" w:rsidRDefault="39697508" w14:paraId="15E3493D" w14:textId="7503D682">
      <w:pPr>
        <w:rPr>
          <w:lang w:val="en-SG"/>
        </w:rPr>
      </w:pPr>
    </w:p>
    <w:p w:rsidR="00E26808" w:rsidP="00C04956" w:rsidRDefault="00E26808" w14:paraId="1E7D1E29" w14:textId="77777777">
      <w:pPr>
        <w:pStyle w:val="Heading2"/>
      </w:pPr>
      <w:bookmarkStart w:name="_Toc228337195" w:id="62"/>
      <w:bookmarkStart w:name="_Toc232683507" w:id="63"/>
      <w:r>
        <w:t xml:space="preserve">Content </w:t>
      </w:r>
      <w:r w:rsidRPr="00E26808">
        <w:t>Configuration</w:t>
      </w:r>
      <w:bookmarkEnd w:id="62"/>
      <w:bookmarkEnd w:id="63"/>
    </w:p>
    <w:p w:rsidRPr="00182D6D" w:rsidR="0048432C" w:rsidP="0048432C" w:rsidRDefault="0048432C" w14:paraId="3234B5A3" w14:textId="0F4FCCC1">
      <w:r>
        <w:rPr>
          <w:lang w:val="en-SG"/>
        </w:rPr>
        <w:t xml:space="preserve">For a detailed specification of each content </w:t>
      </w:r>
      <w:r w:rsidR="00922DAD">
        <w:rPr>
          <w:lang w:val="en-SG"/>
        </w:rPr>
        <w:t xml:space="preserve">configured in Strapi CMS, please refer to </w:t>
      </w:r>
      <w:hyperlink w:history="1" r:id="rId21">
        <w:r w:rsidRPr="00182D6D" w:rsidR="00182D6D">
          <w:rPr>
            <w:rStyle w:val="Hyperlink"/>
          </w:rPr>
          <w:t>CEP_CMS_DDD_Configuration_Design_v1.0.xlsx</w:t>
        </w:r>
      </w:hyperlink>
    </w:p>
    <w:p w:rsidR="00E26808" w:rsidP="00E26808" w:rsidRDefault="00E26808" w14:paraId="40FADC91" w14:textId="77777777">
      <w:pPr>
        <w:pStyle w:val="Heading3"/>
      </w:pPr>
      <w:bookmarkStart w:name="_Toc228337196" w:id="64"/>
      <w:bookmarkStart w:name="_Toc232683508" w:id="65"/>
      <w:r w:rsidRPr="00E26808">
        <w:t>Configurable Content Types</w:t>
      </w:r>
      <w:bookmarkEnd w:id="64"/>
      <w:bookmarkEnd w:id="65"/>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12"/>
        <w:gridCol w:w="1803"/>
        <w:gridCol w:w="5395"/>
      </w:tblGrid>
      <w:tr w:rsidR="00341B97" w:rsidTr="7AD208FA" w14:paraId="284C0551" w14:textId="77777777">
        <w:tc>
          <w:tcPr>
            <w:tcW w:w="1612" w:type="dxa"/>
            <w:tcMar/>
          </w:tcPr>
          <w:p w:rsidRPr="00642A11" w:rsidR="00341B97" w:rsidP="00997B07" w:rsidRDefault="00341B97" w14:paraId="5908ECA7" w14:textId="5EB25C16">
            <w:pPr>
              <w:rPr>
                <w:b/>
                <w:bCs/>
                <w:lang w:val="en-SG"/>
              </w:rPr>
            </w:pPr>
            <w:r w:rsidRPr="00642A11">
              <w:rPr>
                <w:b/>
                <w:bCs/>
                <w:lang w:val="en-SG"/>
              </w:rPr>
              <w:t>Content</w:t>
            </w:r>
          </w:p>
        </w:tc>
        <w:tc>
          <w:tcPr>
            <w:tcW w:w="1803" w:type="dxa"/>
            <w:tcMar/>
          </w:tcPr>
          <w:p w:rsidRPr="00642A11" w:rsidR="00341B97" w:rsidP="00997B07" w:rsidRDefault="001554B2" w14:paraId="23704313" w14:textId="22AD3C70">
            <w:pPr>
              <w:rPr>
                <w:b/>
                <w:bCs/>
                <w:lang w:val="en-SG"/>
              </w:rPr>
            </w:pPr>
            <w:r>
              <w:rPr>
                <w:b/>
                <w:bCs/>
                <w:lang w:val="en-SG"/>
              </w:rPr>
              <w:t>Type</w:t>
            </w:r>
          </w:p>
        </w:tc>
        <w:tc>
          <w:tcPr>
            <w:tcW w:w="5395" w:type="dxa"/>
            <w:tcMar/>
          </w:tcPr>
          <w:p w:rsidRPr="00642A11" w:rsidR="00341B97" w:rsidP="00997B07" w:rsidRDefault="00341B97" w14:paraId="466B9550" w14:textId="3B53707F">
            <w:pPr>
              <w:rPr>
                <w:b/>
                <w:bCs/>
                <w:lang w:val="en-SG"/>
              </w:rPr>
            </w:pPr>
            <w:r w:rsidRPr="00642A11">
              <w:rPr>
                <w:b/>
                <w:bCs/>
                <w:lang w:val="en-SG"/>
              </w:rPr>
              <w:t>Description</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rPr>
              <w:t>Module</w:t>
            </w:r>
          </w:p>
        </w:tc>
        <w:tc>
          <w:tcPr>
            <w:tcW w:w="1803" w:type="dxa"/>
            <w:tcMar/>
          </w:tcPr>
          <w:p w:rsidR="00341B97" w:rsidP="00997B07" w:rsidRDefault="0054631F" w14:paraId="619D1EB5" w14:textId="78EBDCE4">
            <w:pPr>
              <w:rPr>
                <w:lang w:val="en-SG"/>
              </w:rPr>
            </w:pPr>
            <w:r>
              <w:rPr>
                <w:lang w:val="en-SG"/>
              </w:rPr>
              <w:t>Collection Type</w:t>
            </w:r>
          </w:p>
        </w:tc>
        <w:tc>
          <w:tcPr>
            <w:tcW w:w="5395" w:type="dxa"/>
            <w:tcMar/>
          </w:tcPr>
          <w:p w:rsidR="00341B97" w:rsidP="00997B07" w:rsidRDefault="00C158DF" w14:paraId="2314C6AD" w14:textId="569D7921">
            <w:pPr>
              <w:rPr>
                <w:lang w:val="en-SG"/>
              </w:rPr>
            </w:pPr>
            <w:r>
              <w:rPr>
                <w:lang w:val="en-SG"/>
              </w:rPr>
              <w:t>A version</w:t>
            </w:r>
            <w:r w:rsidR="0072535A">
              <w:rPr>
                <w:lang w:val="en-SG"/>
              </w:rPr>
              <w:t>ed</w:t>
            </w:r>
            <w:r>
              <w:rPr>
                <w:lang w:val="en-SG"/>
              </w:rPr>
              <w:t xml:space="preserve"> </w:t>
            </w:r>
            <w:r w:rsidR="0072535A">
              <w:rPr>
                <w:lang w:val="en-SG"/>
              </w:rPr>
              <w:t>record</w:t>
            </w:r>
            <w:r w:rsidR="00BE35A2">
              <w:rPr>
                <w:lang w:val="en-SG"/>
              </w:rPr>
              <w:t xml:space="preserve"> which is the base </w:t>
            </w:r>
            <w:r w:rsidR="0072535A">
              <w:rPr>
                <w:lang w:val="en-SG"/>
              </w:rPr>
              <w:t>content structure</w:t>
            </w:r>
            <w:r w:rsidR="00BE35A2">
              <w:rPr>
                <w:lang w:val="en-SG"/>
              </w:rPr>
              <w:t xml:space="preserve"> for a set of screens and models used in a NGA journey</w:t>
            </w:r>
          </w:p>
        </w:tc>
      </w:tr>
      <w:tr w:rsidR="00341B97" w:rsidTr="7AD208FA" w14:paraId="43350932" w14:textId="77777777">
        <w:tc>
          <w:tcPr>
            <w:tcW w:w="1612" w:type="dxa"/>
            <w:tcMar/>
          </w:tcPr>
          <w:p w:rsidR="00341B97" w:rsidP="00997B07" w:rsidRDefault="00FD1A9A" w14:paraId="51EE3A56" w14:textId="40157135">
            <w:pPr>
              <w:rPr>
                <w:lang w:val="en-SG"/>
              </w:rPr>
            </w:pPr>
            <w:r>
              <w:rPr>
                <w:lang w:val="en-SG"/>
              </w:rPr>
              <w:t>Screen</w:t>
            </w:r>
          </w:p>
        </w:tc>
        <w:tc>
          <w:tcPr>
            <w:tcW w:w="1803" w:type="dxa"/>
            <w:tcMar/>
          </w:tcPr>
          <w:p w:rsidR="00341B97" w:rsidP="00997B07" w:rsidRDefault="0054631F" w14:paraId="14DB60E4" w14:textId="212A3D24">
            <w:pPr>
              <w:rPr>
                <w:lang w:val="en-SG"/>
              </w:rPr>
            </w:pPr>
            <w:r>
              <w:rPr>
                <w:lang w:val="en-SG"/>
              </w:rPr>
              <w:t>Collection Type</w:t>
            </w:r>
          </w:p>
        </w:tc>
        <w:tc>
          <w:tcPr>
            <w:tcW w:w="5395" w:type="dxa"/>
            <w:tcMar/>
          </w:tcPr>
          <w:p w:rsidR="00341B97" w:rsidP="00997B07" w:rsidRDefault="0072535A" w14:paraId="3B40E243" w14:textId="110EC297">
            <w:pPr>
              <w:rPr>
                <w:lang w:val="en-SG"/>
              </w:rPr>
            </w:pPr>
            <w:r>
              <w:rPr>
                <w:lang w:val="en-SG"/>
              </w:rPr>
              <w:t xml:space="preserve">A versioned record </w:t>
            </w:r>
            <w:r w:rsidR="00C674C5">
              <w:rPr>
                <w:lang w:val="en-SG"/>
              </w:rPr>
              <w:t xml:space="preserve">which the contains all the component content used in a screen </w:t>
            </w:r>
            <w:r w:rsidR="00AF302F">
              <w:rPr>
                <w:lang w:val="en-SG"/>
              </w:rPr>
              <w:t>–</w:t>
            </w:r>
            <w:r w:rsidR="00C674C5">
              <w:rPr>
                <w:lang w:val="en-SG"/>
              </w:rPr>
              <w:t xml:space="preserve"> </w:t>
            </w:r>
            <w:r w:rsidR="00AF302F">
              <w:rPr>
                <w:lang w:val="en-SG"/>
              </w:rPr>
              <w:t>screens have 2 types: static and STP. Largely the 2</w:t>
            </w:r>
            <w:r w:rsidR="00234C86">
              <w:rPr>
                <w:lang w:val="en-SG"/>
              </w:rPr>
              <w:t xml:space="preserve"> screen</w:t>
            </w:r>
            <w:r w:rsidR="00AF302F">
              <w:rPr>
                <w:lang w:val="en-SG"/>
              </w:rPr>
              <w:t xml:space="preserve"> types </w:t>
            </w:r>
            <w:r w:rsidR="00AF302F">
              <w:rPr>
                <w:lang w:val="en-SG"/>
              </w:rPr>
              <w:t>are the same</w:t>
            </w:r>
            <w:r w:rsidR="009151D2">
              <w:rPr>
                <w:lang w:val="en-SG"/>
              </w:rPr>
              <w:t xml:space="preserve"> apart from </w:t>
            </w:r>
            <w:r w:rsidR="00234C86">
              <w:rPr>
                <w:lang w:val="en-SG"/>
              </w:rPr>
              <w:t>some</w:t>
            </w:r>
            <w:r w:rsidR="00C61621">
              <w:rPr>
                <w:lang w:val="en-SG"/>
              </w:rPr>
              <w:t xml:space="preserve"> slight</w:t>
            </w:r>
            <w:r w:rsidR="00234C86">
              <w:rPr>
                <w:lang w:val="en-SG"/>
              </w:rPr>
              <w:t xml:space="preserve"> </w:t>
            </w:r>
            <w:r w:rsidR="009151D2">
              <w:rPr>
                <w:lang w:val="en-SG"/>
              </w:rPr>
              <w:t xml:space="preserve">structure differences </w:t>
            </w:r>
            <w:r w:rsidR="00C61621">
              <w:rPr>
                <w:lang w:val="en-SG"/>
              </w:rPr>
              <w:t>and additional configuration parameters</w:t>
            </w:r>
          </w:p>
        </w:tc>
      </w:tr>
      <w:tr w:rsidR="001554B2" w:rsidTr="7AD208FA" w14:paraId="04B392F7" w14:textId="77777777">
        <w:tc>
          <w:tcPr>
            <w:tcW w:w="1612" w:type="dxa"/>
            <w:tcMar/>
          </w:tcPr>
          <w:p w:rsidR="001554B2" w:rsidP="00997B07" w:rsidRDefault="001554B2" w14:paraId="64C16B6D" w14:textId="51A76F91">
            <w:pPr>
              <w:rPr>
                <w:lang w:val="en-SG"/>
              </w:rPr>
            </w:pPr>
            <w:r>
              <w:rPr>
                <w:lang w:val="en-SG"/>
              </w:rPr>
              <w:t>Components</w:t>
            </w:r>
          </w:p>
        </w:tc>
        <w:tc>
          <w:tcPr>
            <w:tcW w:w="1803" w:type="dxa"/>
            <w:tcMar/>
          </w:tcPr>
          <w:p w:rsidR="001554B2" w:rsidP="00997B07" w:rsidRDefault="00DE6779" w14:paraId="6B430E6F" w14:textId="7EE9F37F">
            <w:pPr>
              <w:rPr>
                <w:lang w:val="en-SG"/>
              </w:rPr>
            </w:pPr>
            <w:r>
              <w:rPr>
                <w:lang w:val="en-SG"/>
              </w:rPr>
              <w:t>Component</w:t>
            </w:r>
          </w:p>
        </w:tc>
        <w:tc>
          <w:tcPr>
            <w:tcW w:w="5395" w:type="dxa"/>
            <w:tcMar/>
          </w:tcPr>
          <w:p w:rsidR="001554B2" w:rsidP="00997B07" w:rsidRDefault="00CF278D" w14:paraId="068DB05D" w14:textId="58FF15C7">
            <w:pPr>
              <w:rPr>
                <w:lang w:val="en-SG"/>
              </w:rPr>
            </w:pPr>
            <w:r w:rsidRPr="7AD208FA" w:rsidR="7064B0CD">
              <w:rPr>
                <w:lang w:val="en-SG"/>
              </w:rPr>
              <w:t>Components are a collection of</w:t>
            </w:r>
            <w:r w:rsidRPr="7AD208FA" w:rsidR="09D68126">
              <w:rPr>
                <w:lang w:val="en-SG"/>
              </w:rPr>
              <w:t xml:space="preserve"> </w:t>
            </w:r>
            <w:r w:rsidRPr="7AD208FA" w:rsidR="74EA6BA4">
              <w:rPr>
                <w:lang w:val="en-SG"/>
              </w:rPr>
              <w:t>servers</w:t>
            </w:r>
            <w:r w:rsidRPr="7AD208FA" w:rsidR="09D68126">
              <w:rPr>
                <w:lang w:val="en-SG"/>
              </w:rPr>
              <w:t xml:space="preserve"> driven UI elements (SDUI) which can be used in screens or modals for content configuration</w:t>
            </w:r>
          </w:p>
        </w:tc>
      </w:tr>
      <w:tr w:rsidR="001554B2" w:rsidTr="7AD208FA" w14:paraId="5E01F286" w14:textId="77777777">
        <w:tc>
          <w:tcPr>
            <w:tcW w:w="1612" w:type="dxa"/>
            <w:tcMar/>
          </w:tcPr>
          <w:p w:rsidR="001554B2" w:rsidP="00997B07" w:rsidRDefault="00B85D29" w14:paraId="6E8EFFCA" w14:textId="28771070">
            <w:pPr>
              <w:rPr>
                <w:lang w:val="en-SG"/>
              </w:rPr>
            </w:pPr>
            <w:r>
              <w:rPr>
                <w:lang w:val="en-SG"/>
              </w:rPr>
              <w:t>Notification Template</w:t>
            </w:r>
          </w:p>
        </w:tc>
        <w:tc>
          <w:tcPr>
            <w:tcW w:w="1803" w:type="dxa"/>
            <w:tcMar/>
          </w:tcPr>
          <w:p w:rsidR="001554B2" w:rsidP="00997B07" w:rsidRDefault="00C158DF" w14:paraId="7EF7DC4B" w14:textId="583A0487">
            <w:pPr>
              <w:rPr>
                <w:lang w:val="en-SG"/>
              </w:rPr>
            </w:pPr>
            <w:r>
              <w:rPr>
                <w:lang w:val="en-SG"/>
              </w:rPr>
              <w:t>Collection Type</w:t>
            </w:r>
          </w:p>
        </w:tc>
        <w:tc>
          <w:tcPr>
            <w:tcW w:w="5395" w:type="dxa"/>
            <w:tcMar/>
          </w:tcPr>
          <w:p w:rsidR="001554B2" w:rsidP="00997B07" w:rsidRDefault="003E37B4" w14:paraId="05CB2974" w14:textId="65858A34">
            <w:pPr>
              <w:rPr>
                <w:lang w:val="en-SG"/>
              </w:rPr>
            </w:pPr>
            <w:r>
              <w:rPr>
                <w:lang w:val="en-SG"/>
              </w:rPr>
              <w:t xml:space="preserve">A versioned record of </w:t>
            </w:r>
            <w:r w:rsidR="00E8317E">
              <w:rPr>
                <w:lang w:val="en-SG"/>
              </w:rPr>
              <w:t>a notification template – used by MBPNS</w:t>
            </w:r>
          </w:p>
        </w:tc>
      </w:tr>
      <w:tr w:rsidR="001554B2" w:rsidTr="7AD208FA" w14:paraId="1ED38AAD" w14:textId="77777777">
        <w:tc>
          <w:tcPr>
            <w:tcW w:w="1612" w:type="dxa"/>
            <w:tcMar/>
          </w:tcPr>
          <w:p w:rsidR="001554B2" w:rsidP="00997B07" w:rsidRDefault="00B85D29" w14:paraId="52AC9FD6" w14:textId="26826637">
            <w:pPr>
              <w:rPr>
                <w:lang w:val="en-SG"/>
              </w:rPr>
            </w:pPr>
            <w:r>
              <w:rPr>
                <w:lang w:val="en-SG"/>
              </w:rPr>
              <w:t>Receipt Template</w:t>
            </w:r>
          </w:p>
        </w:tc>
        <w:tc>
          <w:tcPr>
            <w:tcW w:w="1803" w:type="dxa"/>
            <w:tcMar/>
          </w:tcPr>
          <w:p w:rsidR="001554B2" w:rsidP="00997B07" w:rsidRDefault="00C158DF" w14:paraId="437CC762" w14:textId="22582A0F">
            <w:pPr>
              <w:rPr>
                <w:lang w:val="en-SG"/>
              </w:rPr>
            </w:pPr>
            <w:r>
              <w:rPr>
                <w:lang w:val="en-SG"/>
              </w:rPr>
              <w:t>Collection Type</w:t>
            </w:r>
          </w:p>
        </w:tc>
        <w:tc>
          <w:tcPr>
            <w:tcW w:w="5395" w:type="dxa"/>
            <w:tcMar/>
          </w:tcPr>
          <w:p w:rsidR="001554B2" w:rsidP="00997B07" w:rsidRDefault="00E8317E" w14:paraId="24F9D0FF" w14:textId="2EA37911">
            <w:pPr>
              <w:rPr>
                <w:lang w:val="en-SG"/>
              </w:rPr>
            </w:pPr>
            <w:r w:rsidRPr="7AD208FA" w:rsidR="2DABF162">
              <w:rPr>
                <w:lang w:val="en-SG"/>
              </w:rPr>
              <w:t xml:space="preserve">A </w:t>
            </w:r>
            <w:r w:rsidRPr="7AD208FA" w:rsidR="6365069A">
              <w:rPr>
                <w:lang w:val="en-SG"/>
              </w:rPr>
              <w:t>versioned</w:t>
            </w:r>
            <w:r w:rsidRPr="7AD208FA" w:rsidR="2DABF162">
              <w:rPr>
                <w:lang w:val="en-SG"/>
              </w:rPr>
              <w:t xml:space="preserve"> record of a receipt template – used by </w:t>
            </w:r>
            <w:r w:rsidRPr="7AD208FA" w:rsidR="11AC3F5B">
              <w:rPr>
                <w:lang w:val="en-SG"/>
              </w:rPr>
              <w:t>Receipt Library</w:t>
            </w:r>
          </w:p>
        </w:tc>
      </w:tr>
      <w:tr w:rsidR="001554B2" w:rsidTr="7AD208FA" w14:paraId="2772E517" w14:textId="77777777">
        <w:tc>
          <w:tcPr>
            <w:tcW w:w="1612" w:type="dxa"/>
            <w:tcMar/>
          </w:tcPr>
          <w:p w:rsidR="001554B2" w:rsidP="00997B07" w:rsidRDefault="008F1286" w14:paraId="241697EC" w14:textId="0884599F">
            <w:pPr>
              <w:rPr>
                <w:lang w:val="en-SG"/>
              </w:rPr>
            </w:pPr>
            <w:r>
              <w:rPr>
                <w:lang w:val="en-SG"/>
              </w:rPr>
              <w:t>i18n-keys</w:t>
            </w:r>
          </w:p>
        </w:tc>
        <w:tc>
          <w:tcPr>
            <w:tcW w:w="1803" w:type="dxa"/>
            <w:tcMar/>
          </w:tcPr>
          <w:p w:rsidR="001554B2" w:rsidP="00997B07" w:rsidRDefault="00C158DF" w14:paraId="11CF102E" w14:textId="35EB11DB">
            <w:pPr>
              <w:rPr>
                <w:lang w:val="en-SG"/>
              </w:rPr>
            </w:pPr>
            <w:r>
              <w:rPr>
                <w:lang w:val="en-SG"/>
              </w:rPr>
              <w:t>Collection Type</w:t>
            </w:r>
          </w:p>
        </w:tc>
        <w:tc>
          <w:tcPr>
            <w:tcW w:w="5395" w:type="dxa"/>
            <w:tcMar/>
          </w:tcPr>
          <w:p w:rsidRPr="002368D9" w:rsidR="002368D9" w:rsidP="002368D9" w:rsidRDefault="00443A3B" w14:paraId="4FAC7E37" w14:textId="26624CF8">
            <w:r>
              <w:rPr>
                <w:lang w:val="en-SG"/>
              </w:rPr>
              <w:t xml:space="preserve">A collection of </w:t>
            </w:r>
            <w:r w:rsidR="008F1286">
              <w:rPr>
                <w:lang w:val="en-SG"/>
              </w:rPr>
              <w:t>i</w:t>
            </w:r>
            <w:r w:rsidR="00163338">
              <w:rPr>
                <w:lang w:val="en-SG"/>
              </w:rPr>
              <w:t>nternationalization</w:t>
            </w:r>
            <w:r>
              <w:rPr>
                <w:lang w:val="en-SG"/>
              </w:rPr>
              <w:t xml:space="preserve"> key</w:t>
            </w:r>
            <w:r w:rsidR="007C5002">
              <w:rPr>
                <w:lang w:val="en-SG"/>
              </w:rPr>
              <w:t>s</w:t>
            </w:r>
            <w:r>
              <w:rPr>
                <w:lang w:val="en-SG"/>
              </w:rPr>
              <w:t xml:space="preserve"> that can be used throughout any content</w:t>
            </w:r>
          </w:p>
        </w:tc>
      </w:tr>
      <w:tr w:rsidR="00B212CF" w:rsidTr="7AD208FA" w14:paraId="03EF3225" w14:textId="77777777">
        <w:tc>
          <w:tcPr>
            <w:tcW w:w="1612" w:type="dxa"/>
            <w:tcMar/>
          </w:tcPr>
          <w:p w:rsidR="00B212CF" w:rsidP="00B212CF" w:rsidRDefault="008F1286" w14:paraId="2C649D07" w14:textId="263D941C">
            <w:pPr>
              <w:rPr>
                <w:lang w:val="en-SG"/>
              </w:rPr>
            </w:pPr>
            <w:r>
              <w:rPr>
                <w:lang w:val="en-SG"/>
              </w:rPr>
              <w:t>i18n-content</w:t>
            </w:r>
          </w:p>
        </w:tc>
        <w:tc>
          <w:tcPr>
            <w:tcW w:w="1803" w:type="dxa"/>
            <w:tcMar/>
          </w:tcPr>
          <w:p w:rsidR="00B212CF" w:rsidP="00B212CF" w:rsidRDefault="00B212CF" w14:paraId="2AE8E0C6" w14:textId="7868F527">
            <w:pPr>
              <w:rPr>
                <w:lang w:val="en-SG"/>
              </w:rPr>
            </w:pPr>
            <w:r>
              <w:rPr>
                <w:lang w:val="en-SG"/>
              </w:rPr>
              <w:t>Collection Type</w:t>
            </w:r>
          </w:p>
        </w:tc>
        <w:tc>
          <w:tcPr>
            <w:tcW w:w="5395" w:type="dxa"/>
            <w:tcMar/>
          </w:tcPr>
          <w:p w:rsidR="00B212CF" w:rsidP="00B212CF" w:rsidRDefault="00B212CF" w14:paraId="4303CD7E" w14:textId="77777777">
            <w:pPr>
              <w:rPr>
                <w:lang w:val="en-SG"/>
              </w:rPr>
            </w:pPr>
          </w:p>
        </w:tc>
      </w:tr>
      <w:tr w:rsidR="7AD208FA" w:rsidTr="7AD208FA" w14:paraId="4F67C7B8">
        <w:trPr>
          <w:trHeight w:val="300"/>
        </w:trPr>
        <w:tc>
          <w:tcPr>
            <w:tcW w:w="1612" w:type="dxa"/>
            <w:tcMar/>
          </w:tcPr>
          <w:p w:rsidR="35292E43" w:rsidP="7AD208FA" w:rsidRDefault="35292E43" w14:paraId="7D71B91E" w14:textId="2D08F250">
            <w:pPr>
              <w:pStyle w:val="Normal"/>
              <w:ind w:left="0"/>
              <w:rPr>
                <w:lang w:val="en-SG"/>
              </w:rPr>
            </w:pPr>
            <w:r w:rsidRPr="7AD208FA" w:rsidR="35292E43">
              <w:rPr>
                <w:lang w:val="en-SG"/>
              </w:rPr>
              <w:t>help-support-setting</w:t>
            </w:r>
          </w:p>
        </w:tc>
        <w:tc>
          <w:tcPr>
            <w:tcW w:w="1803" w:type="dxa"/>
            <w:tcMar/>
          </w:tcPr>
          <w:p w:rsidR="35292E43" w:rsidP="7AD208FA" w:rsidRDefault="35292E43" w14:paraId="759A8862" w14:textId="5AA5C145">
            <w:pPr>
              <w:pStyle w:val="Normal"/>
              <w:ind w:left="0"/>
            </w:pPr>
            <w:r w:rsidRPr="7AD208FA" w:rsidR="35292E43">
              <w:rPr>
                <w:lang w:val="en-SG"/>
              </w:rPr>
              <w:t>Single Type</w:t>
            </w:r>
          </w:p>
        </w:tc>
        <w:tc>
          <w:tcPr>
            <w:tcW w:w="5395" w:type="dxa"/>
            <w:tcMar/>
          </w:tcPr>
          <w:p w:rsidR="2B0559B9" w:rsidP="7AD208FA" w:rsidRDefault="2B0559B9" w14:paraId="7B68C69D" w14:textId="7C8E6AAB">
            <w:pPr>
              <w:pStyle w:val="Normal"/>
              <w:ind w:left="0"/>
              <w:rPr>
                <w:lang w:val="en-SG"/>
              </w:rPr>
            </w:pPr>
            <w:r w:rsidRPr="7AD208FA" w:rsidR="2B0559B9">
              <w:rPr>
                <w:lang w:val="en-SG"/>
              </w:rPr>
              <w:t>Stores localised Help &amp; Support screen content: contact numbers, guide link, and about/legal policy URLs. One published record per locale</w:t>
            </w:r>
          </w:p>
        </w:tc>
      </w:tr>
      <w:tr w:rsidR="7AD208FA" w:rsidTr="7AD208FA" w14:paraId="7E54B0BC">
        <w:trPr>
          <w:trHeight w:val="300"/>
        </w:trPr>
        <w:tc>
          <w:tcPr>
            <w:tcW w:w="1612" w:type="dxa"/>
            <w:tcMar/>
          </w:tcPr>
          <w:p w:rsidR="34736234" w:rsidP="7AD208FA" w:rsidRDefault="34736234" w14:paraId="0B3B56A2" w14:textId="630571B3">
            <w:pPr>
              <w:pStyle w:val="Normal"/>
            </w:pPr>
            <w:r w:rsidRPr="7AD208FA" w:rsidR="34736234">
              <w:rPr>
                <w:lang w:val="en-SG"/>
              </w:rPr>
              <w:t>S</w:t>
            </w:r>
            <w:r w:rsidRPr="7AD208FA" w:rsidR="03A597C7">
              <w:rPr>
                <w:lang w:val="en-SG"/>
              </w:rPr>
              <w:t>ecu</w:t>
            </w:r>
            <w:r w:rsidRPr="7AD208FA" w:rsidR="34736234">
              <w:rPr>
                <w:lang w:val="en-SG"/>
              </w:rPr>
              <w:t>rity-images</w:t>
            </w:r>
          </w:p>
        </w:tc>
        <w:tc>
          <w:tcPr>
            <w:tcW w:w="1803" w:type="dxa"/>
            <w:tcMar/>
          </w:tcPr>
          <w:p w:rsidR="34736234" w:rsidP="7AD208FA" w:rsidRDefault="34736234" w14:paraId="6F4B911F" w14:textId="384600A2">
            <w:pPr>
              <w:pStyle w:val="Normal"/>
            </w:pPr>
            <w:r w:rsidRPr="7AD208FA" w:rsidR="34736234">
              <w:rPr>
                <w:lang w:val="en-SG"/>
              </w:rPr>
              <w:t>Collection Type</w:t>
            </w:r>
          </w:p>
        </w:tc>
        <w:tc>
          <w:tcPr>
            <w:tcW w:w="5395" w:type="dxa"/>
            <w:tcMar/>
          </w:tcPr>
          <w:p w:rsidR="34736234" w:rsidP="7AD208FA" w:rsidRDefault="34736234" w14:paraId="56CB6563" w14:textId="5F458B85">
            <w:pPr>
              <w:pStyle w:val="Normal"/>
            </w:pPr>
            <w:r w:rsidRPr="7AD208FA" w:rsidR="34736234">
              <w:rPr>
                <w:lang w:val="en-SG"/>
              </w:rPr>
              <w:t>A collection record of security-images filename – used by Identity</w:t>
            </w:r>
          </w:p>
        </w:tc>
      </w:tr>
    </w:tbl>
    <w:p w:rsidRPr="00997B07" w:rsidR="00997B07" w:rsidP="7AD208FA" w:rsidRDefault="00997B07" w14:paraId="204D77B0" w14:textId="238E91DF">
      <w:pPr>
        <w:pStyle w:val="Normal"/>
        <w:ind w:left="0"/>
        <w:rPr>
          <w:sz w:val="20"/>
          <w:szCs w:val="20"/>
          <w:lang w:val="en-SG"/>
        </w:rPr>
      </w:pPr>
    </w:p>
    <w:p w:rsidRPr="00997B07" w:rsidR="00997B07" w:rsidP="7AD208FA" w:rsidRDefault="00997B07" w14:paraId="1FC3F0D2" w14:textId="63CBDD21">
      <w:pPr>
        <w:pStyle w:val="Normal"/>
        <w:ind w:left="0"/>
        <w:rPr>
          <w:color w:val="auto"/>
          <w:sz w:val="20"/>
          <w:szCs w:val="20"/>
          <w:lang w:val="en-GB"/>
        </w:rPr>
      </w:pPr>
      <w:r w:rsidRPr="7AD208FA" w:rsidR="6909D6E7">
        <w:rPr>
          <w:color w:val="auto"/>
          <w:sz w:val="20"/>
          <w:szCs w:val="20"/>
          <w:lang w:val="en-GB"/>
        </w:rPr>
        <w:t xml:space="preserve">help-support-setting is the first Single Type in the CMS content model. Unlike Collection Types, a Single Type holds exactly one record per locale — there is no </w:t>
      </w:r>
      <w:r w:rsidRPr="7AD208FA" w:rsidR="6909D6E7">
        <w:rPr>
          <w:color w:val="auto"/>
          <w:sz w:val="20"/>
          <w:szCs w:val="20"/>
          <w:lang w:val="en-GB"/>
        </w:rPr>
        <w:t>c</w:t>
      </w:r>
      <w:r w:rsidRPr="7AD208FA" w:rsidR="6909D6E7">
        <w:rPr>
          <w:color w:val="auto"/>
          <w:sz w:val="20"/>
          <w:szCs w:val="20"/>
          <w:lang w:val="en-GB"/>
        </w:rPr>
        <w:t>ontentI</w:t>
      </w:r>
      <w:r w:rsidRPr="7AD208FA" w:rsidR="6909D6E7">
        <w:rPr>
          <w:color w:val="auto"/>
          <w:sz w:val="20"/>
          <w:szCs w:val="20"/>
          <w:lang w:val="en-GB"/>
        </w:rPr>
        <w:t>d</w:t>
      </w:r>
      <w:r w:rsidRPr="7AD208FA" w:rsidR="6909D6E7">
        <w:rPr>
          <w:color w:val="auto"/>
          <w:sz w:val="20"/>
          <w:szCs w:val="20"/>
          <w:lang w:val="en-GB"/>
        </w:rPr>
        <w:t xml:space="preserve"> </w:t>
      </w:r>
      <w:r w:rsidRPr="7AD208FA" w:rsidR="6909D6E7">
        <w:rPr>
          <w:color w:val="auto"/>
          <w:sz w:val="20"/>
          <w:szCs w:val="20"/>
          <w:lang w:val="en-GB"/>
        </w:rPr>
        <w:t>+ version compound key. Versioning is not applicable; updates are made in-place and published directly.</w:t>
      </w:r>
    </w:p>
    <w:p w:rsidR="5F065CE9" w:rsidP="7AD208FA" w:rsidRDefault="5F065CE9" w14:paraId="3AAF42FD" w14:textId="3C37EF22">
      <w:pPr>
        <w:pStyle w:val="Normal"/>
        <w:rPr>
          <w:rFonts w:ascii="Arial" w:hAnsi="Arial" w:eastAsia="Arial" w:cs="Arial"/>
          <w:noProof w:val="0"/>
          <w:color w:val="auto"/>
          <w:sz w:val="20"/>
          <w:szCs w:val="20"/>
          <w:lang w:val="en-GB"/>
        </w:rPr>
      </w:pPr>
      <w:r w:rsidRPr="7AD208FA" w:rsidR="5F065CE9">
        <w:rPr>
          <w:rFonts w:ascii="Arial" w:hAnsi="Arial" w:eastAsia="Arial" w:cs="Arial"/>
          <w:noProof w:val="0"/>
          <w:color w:val="auto"/>
          <w:sz w:val="20"/>
          <w:szCs w:val="20"/>
          <w:lang w:val="en-GB"/>
        </w:rPr>
        <w:t>Note on i18n-content ingestion: Translation content is loaded into the i18n-content collection via the POST /api/i18n-content-upload endpoint rather than through the admin UI. This endpoint accepts multipart .json files named _.json and auto-increments the version on each upload.</w:t>
      </w:r>
    </w:p>
    <w:p w:rsidRPr="00A510F0" w:rsidR="00A510F0" w:rsidP="00A510F0" w:rsidRDefault="00A510F0" w14:paraId="4C7D3396" w14:textId="78E7B681">
      <w:pPr>
        <w:pStyle w:val="Heading2"/>
      </w:pPr>
      <w:bookmarkStart w:name="_Toc228337204" w:id="66"/>
      <w:bookmarkStart w:name="_Toc232683509" w:id="67"/>
      <w:r>
        <w:t>Content Lifecycle</w:t>
      </w:r>
      <w:bookmarkEnd w:id="66"/>
      <w:bookmarkEnd w:id="67"/>
    </w:p>
    <w:p w:rsidRPr="00DD3C54" w:rsidR="002E010E" w:rsidP="002E010E" w:rsidRDefault="002E010E" w14:paraId="27F1AF31" w14:textId="6C963AD9">
      <w:pPr>
        <w:rPr>
          <w:rFonts w:cs="Arial"/>
        </w:rPr>
      </w:pPr>
      <w:r w:rsidRPr="7AD208FA" w:rsidR="002E010E">
        <w:rPr>
          <w:rFonts w:cs="Arial"/>
        </w:rPr>
        <w:t>All CMS content must follow a controlled lifecycle to ensure structural integ</w:t>
      </w:r>
      <w:r w:rsidRPr="7AD208FA" w:rsidR="5F1D1E31">
        <w:rPr>
          <w:rFonts w:cs="Arial"/>
        </w:rPr>
        <w:t>x</w:t>
      </w:r>
      <w:r w:rsidRPr="7AD208FA" w:rsidR="002E010E">
        <w:rPr>
          <w:rFonts w:cs="Arial"/>
        </w:rPr>
        <w:t>rity and contract stability across consuming systems.</w:t>
      </w:r>
    </w:p>
    <w:p w:rsidRPr="00DD3C54" w:rsidR="002E010E" w:rsidP="002E010E" w:rsidRDefault="002E010E" w14:paraId="7DDAB487" w14:textId="77777777">
      <w:pPr>
        <w:rPr>
          <w:rFonts w:cs="Arial"/>
        </w:rPr>
      </w:pPr>
      <w:r w:rsidRPr="00DD3C54">
        <w:rPr>
          <w:rFonts w:cs="Arial"/>
        </w:rPr>
        <w:t>The standard lifecycle is:</w:t>
      </w:r>
    </w:p>
    <w:p w:rsidRPr="00DD3C54" w:rsidR="002E010E" w:rsidP="007E3915" w:rsidRDefault="002E010E" w14:paraId="4A4C950E" w14:textId="77777777">
      <w:pPr>
        <w:pStyle w:val="ListParagraph"/>
        <w:numPr>
          <w:ilvl w:val="0"/>
          <w:numId w:val="7"/>
        </w:numPr>
        <w:rPr>
          <w:rFonts w:cs="Arial"/>
        </w:rPr>
      </w:pPr>
      <w:r w:rsidRPr="00DD3C54">
        <w:rPr>
          <w:rFonts w:cs="Arial"/>
        </w:rPr>
        <w:t>Draft</w:t>
      </w:r>
    </w:p>
    <w:p w:rsidRPr="00DD3C54" w:rsidR="002E010E" w:rsidP="007E3915" w:rsidRDefault="002E010E" w14:paraId="76FF1738" w14:textId="77777777">
      <w:pPr>
        <w:pStyle w:val="ListParagraph"/>
        <w:numPr>
          <w:ilvl w:val="0"/>
          <w:numId w:val="7"/>
        </w:numPr>
        <w:rPr>
          <w:rFonts w:cs="Arial"/>
        </w:rPr>
      </w:pPr>
      <w:r w:rsidRPr="00DD3C54">
        <w:rPr>
          <w:rFonts w:cs="Arial"/>
        </w:rPr>
        <w:t>Review</w:t>
      </w:r>
    </w:p>
    <w:p w:rsidRPr="00DD3C54" w:rsidR="002E010E" w:rsidP="007E3915" w:rsidRDefault="002E010E" w14:paraId="332AB715" w14:textId="77777777">
      <w:pPr>
        <w:pStyle w:val="ListParagraph"/>
        <w:numPr>
          <w:ilvl w:val="0"/>
          <w:numId w:val="7"/>
        </w:numPr>
        <w:rPr>
          <w:rFonts w:cs="Arial"/>
        </w:rPr>
      </w:pPr>
      <w:r w:rsidRPr="00DD3C54">
        <w:rPr>
          <w:rFonts w:cs="Arial"/>
        </w:rPr>
        <w:t>Approval</w:t>
      </w:r>
    </w:p>
    <w:p w:rsidRPr="00DD3C54" w:rsidR="002E010E" w:rsidP="007E3915" w:rsidRDefault="002E010E" w14:paraId="08BE5E4C" w14:textId="77777777">
      <w:pPr>
        <w:pStyle w:val="ListParagraph"/>
        <w:numPr>
          <w:ilvl w:val="0"/>
          <w:numId w:val="7"/>
        </w:numPr>
        <w:rPr>
          <w:rFonts w:cs="Arial"/>
        </w:rPr>
      </w:pPr>
      <w:r w:rsidRPr="00DD3C54">
        <w:rPr>
          <w:rFonts w:cs="Arial"/>
        </w:rPr>
        <w:t>Publish</w:t>
      </w:r>
    </w:p>
    <w:p w:rsidRPr="00DD3C54" w:rsidR="002E010E" w:rsidP="002E010E" w:rsidRDefault="002E010E" w14:paraId="0A344FE5" w14:textId="77777777">
      <w:pPr>
        <w:rPr>
          <w:rFonts w:cs="Arial"/>
        </w:rPr>
      </w:pPr>
      <w:r w:rsidRPr="00DD3C54">
        <w:rPr>
          <w:rFonts w:cs="Arial"/>
        </w:rPr>
        <w:t>The level of review required is determined by the impact of the change.</w:t>
      </w:r>
    </w:p>
    <w:p w:rsidR="002E010E" w:rsidP="009E1359" w:rsidRDefault="002E010E" w14:paraId="13E9C635" w14:textId="77777777">
      <w:pPr>
        <w:pStyle w:val="Heading3"/>
      </w:pPr>
      <w:bookmarkStart w:name="_Toc228337205" w:id="68"/>
      <w:bookmarkStart w:name="_Toc232683510" w:id="69"/>
      <w:r w:rsidRPr="00DD3C54">
        <w:t>Change Classification</w:t>
      </w:r>
      <w:bookmarkEnd w:id="68"/>
      <w:bookmarkEnd w:id="69"/>
    </w:p>
    <w:p w:rsidRPr="00825304" w:rsidR="002E010E" w:rsidP="002E010E" w:rsidRDefault="002E010E" w14:paraId="0A6593B5" w14:textId="77777777">
      <w:r>
        <w:t>Below is a classification of changes to content in the CMS and the processes to follow when such a change occurs.</w:t>
      </w:r>
    </w:p>
    <w:p w:rsidRPr="00017D24" w:rsidR="002E010E" w:rsidP="002E010E" w:rsidRDefault="002E010E" w14:paraId="75E03FEC" w14:textId="77777777">
      <w:pPr>
        <w:rPr>
          <w:rFonts w:cstheme="majorBidi"/>
        </w:rPr>
      </w:pPr>
      <w:r w:rsidRPr="00017D24">
        <w:t>Minor Changes</w:t>
      </w:r>
      <w:r>
        <w:t xml:space="preserve"> c</w:t>
      </w:r>
      <w:r w:rsidRPr="00DD3C54">
        <w:rPr>
          <w:rFonts w:cs="Arial"/>
        </w:rPr>
        <w:t>onsist of:</w:t>
      </w:r>
    </w:p>
    <w:p w:rsidRPr="00DD3C54" w:rsidR="002E010E" w:rsidP="007E3915" w:rsidRDefault="002E010E" w14:paraId="37013147" w14:textId="77777777">
      <w:pPr>
        <w:pStyle w:val="ListParagraph"/>
        <w:numPr>
          <w:ilvl w:val="0"/>
          <w:numId w:val="10"/>
        </w:numPr>
        <w:rPr>
          <w:rFonts w:cs="Arial"/>
        </w:rPr>
      </w:pPr>
      <w:r w:rsidRPr="00DD3C54">
        <w:rPr>
          <w:rFonts w:cs="Arial"/>
        </w:rPr>
        <w:t>Textual corrections</w:t>
      </w:r>
    </w:p>
    <w:p w:rsidRPr="00DD3C54" w:rsidR="002E010E" w:rsidP="007E3915" w:rsidRDefault="002E010E" w14:paraId="43CC440A" w14:textId="77777777">
      <w:pPr>
        <w:pStyle w:val="ListParagraph"/>
        <w:numPr>
          <w:ilvl w:val="0"/>
          <w:numId w:val="10"/>
        </w:numPr>
        <w:rPr>
          <w:rFonts w:cs="Arial"/>
        </w:rPr>
      </w:pPr>
      <w:r w:rsidRPr="00DD3C54">
        <w:rPr>
          <w:rFonts w:cs="Arial"/>
        </w:rPr>
        <w:t>Non-structural content updates</w:t>
      </w:r>
    </w:p>
    <w:p w:rsidRPr="00DD3C54" w:rsidR="002E010E" w:rsidP="007E3915" w:rsidRDefault="002E010E" w14:paraId="0E5B05E8" w14:textId="77777777">
      <w:pPr>
        <w:pStyle w:val="ListParagraph"/>
        <w:numPr>
          <w:ilvl w:val="0"/>
          <w:numId w:val="10"/>
        </w:numPr>
        <w:rPr>
          <w:rFonts w:cs="Arial"/>
        </w:rPr>
      </w:pPr>
      <w:r w:rsidRPr="00DD3C54">
        <w:rPr>
          <w:rFonts w:cs="Arial"/>
        </w:rPr>
        <w:t>Localisation updates</w:t>
      </w:r>
    </w:p>
    <w:p w:rsidRPr="00DD3C54" w:rsidR="002E010E" w:rsidP="002E010E" w:rsidRDefault="002E010E" w14:paraId="54FE59B1" w14:textId="77777777">
      <w:pPr>
        <w:rPr>
          <w:rFonts w:cs="Arial"/>
        </w:rPr>
      </w:pPr>
      <w:r w:rsidRPr="00DD3C54">
        <w:rPr>
          <w:rFonts w:cs="Arial"/>
        </w:rPr>
        <w:t>May follow streamlined review procedures.</w:t>
      </w:r>
    </w:p>
    <w:p w:rsidRPr="00017D24" w:rsidR="002E010E" w:rsidP="002E010E" w:rsidRDefault="002E010E" w14:paraId="3CC3AEEC" w14:textId="77777777">
      <w:r w:rsidRPr="00DD3C54">
        <w:t>Structural Changes</w:t>
      </w:r>
      <w:r>
        <w:t xml:space="preserve"> c</w:t>
      </w:r>
      <w:r w:rsidRPr="00DD3C54">
        <w:rPr>
          <w:rFonts w:cs="Arial"/>
        </w:rPr>
        <w:t>onsist of:</w:t>
      </w:r>
    </w:p>
    <w:p w:rsidRPr="00DD3C54" w:rsidR="002E010E" w:rsidP="007E3915" w:rsidRDefault="002E010E" w14:paraId="3A1A627C" w14:textId="77777777">
      <w:pPr>
        <w:pStyle w:val="ListParagraph"/>
        <w:numPr>
          <w:ilvl w:val="0"/>
          <w:numId w:val="9"/>
        </w:numPr>
        <w:rPr>
          <w:rFonts w:cs="Arial"/>
        </w:rPr>
      </w:pPr>
      <w:r w:rsidRPr="00DD3C54">
        <w:rPr>
          <w:rFonts w:cs="Arial"/>
        </w:rPr>
        <w:t>Addition or modification of content fields</w:t>
      </w:r>
    </w:p>
    <w:p w:rsidRPr="00DD3C54" w:rsidR="002E010E" w:rsidP="007E3915" w:rsidRDefault="002E010E" w14:paraId="21410537" w14:textId="77777777">
      <w:pPr>
        <w:pStyle w:val="ListParagraph"/>
        <w:numPr>
          <w:ilvl w:val="0"/>
          <w:numId w:val="9"/>
        </w:numPr>
        <w:rPr>
          <w:rFonts w:cs="Arial"/>
        </w:rPr>
      </w:pPr>
      <w:r w:rsidRPr="00DD3C54">
        <w:rPr>
          <w:rFonts w:cs="Arial"/>
        </w:rPr>
        <w:t>Changes to component structure</w:t>
      </w:r>
    </w:p>
    <w:p w:rsidRPr="00DD3C54" w:rsidR="002E010E" w:rsidP="007E3915" w:rsidRDefault="002E010E" w14:paraId="5671E479" w14:textId="77777777">
      <w:pPr>
        <w:pStyle w:val="ListParagraph"/>
        <w:numPr>
          <w:ilvl w:val="0"/>
          <w:numId w:val="9"/>
        </w:numPr>
        <w:rPr>
          <w:rFonts w:cs="Arial"/>
        </w:rPr>
      </w:pPr>
      <w:r w:rsidRPr="00DD3C54">
        <w:rPr>
          <w:rFonts w:cs="Arial"/>
        </w:rPr>
        <w:t>Changes affecting API response structure</w:t>
      </w:r>
    </w:p>
    <w:p w:rsidRPr="00DD3C54" w:rsidR="002E010E" w:rsidP="002E010E" w:rsidRDefault="002E010E" w14:paraId="6A56D976" w14:textId="77777777">
      <w:pPr>
        <w:rPr>
          <w:rFonts w:cs="Arial"/>
        </w:rPr>
      </w:pPr>
      <w:r w:rsidRPr="00DD3C54">
        <w:rPr>
          <w:rFonts w:cs="Arial"/>
        </w:rPr>
        <w:t>Require domain review and compatibility validation prior to publication.</w:t>
      </w:r>
    </w:p>
    <w:p w:rsidRPr="00017D24" w:rsidR="002E010E" w:rsidP="002E010E" w:rsidRDefault="002E010E" w14:paraId="20E1661A" w14:textId="77777777">
      <w:r w:rsidRPr="00DD3C54">
        <w:t>Breaking Changes</w:t>
      </w:r>
      <w:r>
        <w:t xml:space="preserve"> c</w:t>
      </w:r>
      <w:r w:rsidRPr="00DD3C54">
        <w:rPr>
          <w:rFonts w:cs="Arial"/>
        </w:rPr>
        <w:t>onsist of:</w:t>
      </w:r>
    </w:p>
    <w:p w:rsidRPr="00DD3C54" w:rsidR="002E010E" w:rsidP="007E3915" w:rsidRDefault="002E010E" w14:paraId="0216ABF2" w14:textId="77777777">
      <w:pPr>
        <w:pStyle w:val="ListParagraph"/>
        <w:numPr>
          <w:ilvl w:val="0"/>
          <w:numId w:val="8"/>
        </w:numPr>
        <w:rPr>
          <w:rFonts w:cs="Arial"/>
        </w:rPr>
      </w:pPr>
      <w:r w:rsidRPr="00DD3C54">
        <w:rPr>
          <w:rFonts w:cs="Arial"/>
        </w:rPr>
        <w:t>Removal of required fields</w:t>
      </w:r>
    </w:p>
    <w:p w:rsidRPr="00DD3C54" w:rsidR="002E010E" w:rsidP="007E3915" w:rsidRDefault="002E010E" w14:paraId="3ACF14BE" w14:textId="77777777">
      <w:pPr>
        <w:pStyle w:val="ListParagraph"/>
        <w:numPr>
          <w:ilvl w:val="0"/>
          <w:numId w:val="8"/>
        </w:numPr>
        <w:rPr>
          <w:rFonts w:cs="Arial"/>
        </w:rPr>
      </w:pPr>
      <w:r w:rsidRPr="00DD3C54">
        <w:rPr>
          <w:rFonts w:cs="Arial"/>
        </w:rPr>
        <w:t>Renaming of content keys</w:t>
      </w:r>
    </w:p>
    <w:p w:rsidRPr="00DD3C54" w:rsidR="002E010E" w:rsidP="007E3915" w:rsidRDefault="002E010E" w14:paraId="355B8ED9" w14:textId="77777777">
      <w:pPr>
        <w:pStyle w:val="ListParagraph"/>
        <w:numPr>
          <w:ilvl w:val="0"/>
          <w:numId w:val="8"/>
        </w:numPr>
        <w:rPr>
          <w:rFonts w:cs="Arial"/>
        </w:rPr>
      </w:pPr>
      <w:r w:rsidRPr="00DD3C54">
        <w:rPr>
          <w:rFonts w:cs="Arial"/>
        </w:rPr>
        <w:t>Structural modifications affecting existing consumers</w:t>
      </w:r>
    </w:p>
    <w:p w:rsidRPr="00DD3C54" w:rsidR="002E010E" w:rsidP="002E010E" w:rsidRDefault="002E010E" w14:paraId="1483F2CD" w14:textId="77777777">
      <w:pPr>
        <w:rPr>
          <w:rFonts w:cs="Arial"/>
        </w:rPr>
      </w:pPr>
      <w:r>
        <w:rPr>
          <w:rFonts w:cs="Arial"/>
        </w:rPr>
        <w:t>And r</w:t>
      </w:r>
      <w:r w:rsidRPr="00DD3C54">
        <w:rPr>
          <w:rFonts w:cs="Arial"/>
        </w:rPr>
        <w:t>equire:</w:t>
      </w:r>
    </w:p>
    <w:p w:rsidRPr="00DD3C54" w:rsidR="002E010E" w:rsidP="007E3915" w:rsidRDefault="002E010E" w14:paraId="25065F64" w14:textId="77777777">
      <w:pPr>
        <w:pStyle w:val="ListParagraph"/>
        <w:numPr>
          <w:ilvl w:val="0"/>
          <w:numId w:val="11"/>
        </w:numPr>
        <w:tabs>
          <w:tab w:val="left" w:pos="720"/>
          <w:tab w:val="left" w:pos="810"/>
          <w:tab w:val="num" w:pos="1080"/>
        </w:tabs>
        <w:ind w:left="1080" w:hanging="720"/>
        <w:rPr>
          <w:rFonts w:cs="Arial"/>
        </w:rPr>
      </w:pPr>
      <w:r w:rsidRPr="00DD3C54">
        <w:rPr>
          <w:rFonts w:cs="Arial"/>
        </w:rPr>
        <w:t>Contract version increment</w:t>
      </w:r>
    </w:p>
    <w:p w:rsidRPr="00DD3C54" w:rsidR="002E010E" w:rsidP="007E3915" w:rsidRDefault="002E010E" w14:paraId="00864CA9" w14:textId="77777777">
      <w:pPr>
        <w:pStyle w:val="ListParagraph"/>
        <w:numPr>
          <w:ilvl w:val="0"/>
          <w:numId w:val="11"/>
        </w:numPr>
        <w:tabs>
          <w:tab w:val="left" w:pos="720"/>
          <w:tab w:val="left" w:pos="810"/>
          <w:tab w:val="num" w:pos="1080"/>
        </w:tabs>
        <w:ind w:left="1080" w:hanging="720"/>
        <w:rPr>
          <w:rFonts w:cs="Arial"/>
        </w:rPr>
      </w:pPr>
      <w:r w:rsidRPr="00DD3C54">
        <w:rPr>
          <w:rFonts w:cs="Arial"/>
        </w:rPr>
        <w:t>Explicit consumer alignment</w:t>
      </w:r>
    </w:p>
    <w:p w:rsidRPr="00DD3C54" w:rsidR="002E010E" w:rsidP="007E3915" w:rsidRDefault="002E010E" w14:paraId="3B378DE4" w14:textId="77777777">
      <w:pPr>
        <w:pStyle w:val="ListParagraph"/>
        <w:numPr>
          <w:ilvl w:val="0"/>
          <w:numId w:val="11"/>
        </w:numPr>
        <w:tabs>
          <w:tab w:val="left" w:pos="720"/>
          <w:tab w:val="left" w:pos="810"/>
          <w:tab w:val="num" w:pos="1080"/>
        </w:tabs>
        <w:ind w:left="1080" w:hanging="720"/>
        <w:rPr>
          <w:rFonts w:cs="Arial"/>
        </w:rPr>
      </w:pPr>
      <w:r w:rsidRPr="00DD3C54">
        <w:rPr>
          <w:rFonts w:cs="Arial"/>
        </w:rPr>
        <w:t>Impact assessment documentation</w:t>
      </w:r>
    </w:p>
    <w:p w:rsidRPr="00DD3C54" w:rsidR="002E010E" w:rsidP="002E010E" w:rsidRDefault="002E010E" w14:paraId="5D4B3AE5" w14:textId="77777777">
      <w:pPr>
        <w:rPr>
          <w:rFonts w:cs="Arial"/>
        </w:rPr>
      </w:pPr>
      <w:r w:rsidRPr="00DD3C54">
        <w:rPr>
          <w:rFonts w:cs="Arial"/>
        </w:rPr>
        <w:t>Content updates must not introduce:</w:t>
      </w:r>
    </w:p>
    <w:p w:rsidRPr="00DD3C54" w:rsidR="002E010E" w:rsidP="007E3915" w:rsidRDefault="002E010E" w14:paraId="2A1F4B0B" w14:textId="77777777">
      <w:pPr>
        <w:pStyle w:val="ListParagraph"/>
        <w:numPr>
          <w:ilvl w:val="0"/>
          <w:numId w:val="12"/>
        </w:numPr>
        <w:rPr>
          <w:rFonts w:cs="Arial"/>
        </w:rPr>
      </w:pPr>
      <w:r w:rsidRPr="00DD3C54">
        <w:rPr>
          <w:rFonts w:cs="Arial"/>
        </w:rPr>
        <w:t>Unreviewed structural modifications</w:t>
      </w:r>
    </w:p>
    <w:p w:rsidRPr="00DD3C54" w:rsidR="002E010E" w:rsidP="007E3915" w:rsidRDefault="002E010E" w14:paraId="0D8EB566" w14:textId="77777777">
      <w:pPr>
        <w:pStyle w:val="ListParagraph"/>
        <w:numPr>
          <w:ilvl w:val="0"/>
          <w:numId w:val="12"/>
        </w:numPr>
        <w:rPr>
          <w:rFonts w:cs="Arial"/>
        </w:rPr>
      </w:pPr>
      <w:r w:rsidRPr="00DD3C54">
        <w:rPr>
          <w:rFonts w:cs="Arial"/>
        </w:rPr>
        <w:t>Key renaming without consumer alignment</w:t>
      </w:r>
    </w:p>
    <w:p w:rsidRPr="00DD3C54" w:rsidR="002E010E" w:rsidP="007E3915" w:rsidRDefault="002E010E" w14:paraId="36D1B9B6" w14:textId="77777777">
      <w:pPr>
        <w:pStyle w:val="ListParagraph"/>
        <w:numPr>
          <w:ilvl w:val="0"/>
          <w:numId w:val="12"/>
        </w:numPr>
        <w:rPr>
          <w:rFonts w:cs="Arial"/>
        </w:rPr>
      </w:pPr>
      <w:r w:rsidRPr="00DD3C54">
        <w:rPr>
          <w:rFonts w:cs="Arial"/>
        </w:rPr>
        <w:t>Removal of required configuration elements without impact analysis</w:t>
      </w:r>
    </w:p>
    <w:p w:rsidRPr="00DD3C54" w:rsidR="002E010E" w:rsidP="002E010E" w:rsidRDefault="002E010E" w14:paraId="26CE42AD" w14:textId="77777777">
      <w:pPr>
        <w:rPr>
          <w:rFonts w:cs="Arial"/>
        </w:rPr>
      </w:pPr>
      <w:r w:rsidRPr="00DD3C54">
        <w:rPr>
          <w:rFonts w:cs="Arial"/>
        </w:rPr>
        <w:t>This lifecycle model ensures that CMS remains a stable configuration authority and does not introduce unintended downstream system impact.</w:t>
      </w:r>
    </w:p>
    <w:p w:rsidR="00E26808" w:rsidP="00E26808" w:rsidRDefault="00E26808" w14:paraId="22BAA46A" w14:textId="77777777">
      <w:pPr>
        <w:pStyle w:val="Heading2"/>
      </w:pPr>
      <w:bookmarkStart w:name="_Toc228337206" w:id="70"/>
      <w:bookmarkStart w:name="_Toc232683511" w:id="71"/>
      <w:r>
        <w:t>Versioning Strategy</w:t>
      </w:r>
      <w:bookmarkEnd w:id="70"/>
      <w:bookmarkEnd w:id="71"/>
    </w:p>
    <w:p w:rsidRPr="00307200" w:rsidR="00307200" w:rsidP="00307200" w:rsidRDefault="00307200" w14:paraId="26C58F31" w14:textId="16A59F0D">
      <w:pPr>
        <w:rPr>
          <w:lang w:val="en-SG"/>
        </w:rPr>
      </w:pPr>
      <w:r>
        <w:rPr>
          <w:lang w:val="en-SG"/>
        </w:rPr>
        <w:t xml:space="preserve">Any content that requires </w:t>
      </w:r>
      <w:r w:rsidR="00A409A0">
        <w:rPr>
          <w:lang w:val="en-SG"/>
        </w:rPr>
        <w:t>versioned content must be configured as a Collection Type</w:t>
      </w:r>
      <w:r w:rsidR="003315B6">
        <w:rPr>
          <w:lang w:val="en-SG"/>
        </w:rPr>
        <w:t>.</w:t>
      </w:r>
    </w:p>
    <w:p w:rsidR="003315B6" w:rsidP="00D602C5" w:rsidRDefault="00D44B66" w14:paraId="2831A072" w14:textId="77777777">
      <w:r w:rsidRPr="00D44B66">
        <w:t xml:space="preserve">Each Collection Type content record will include a </w:t>
      </w:r>
      <w:r w:rsidR="003315B6">
        <w:t>number</w:t>
      </w:r>
      <w:r w:rsidRPr="00D44B66">
        <w:t xml:space="preserve"> field </w:t>
      </w:r>
      <w:r w:rsidR="003315B6">
        <w:t>configured with</w:t>
      </w:r>
      <w:r w:rsidRPr="00D44B66">
        <w:t xml:space="preserve"> whole-numbered integers</w:t>
      </w:r>
      <w:r w:rsidR="003315B6">
        <w:t xml:space="preserve"> and named </w:t>
      </w:r>
      <w:r w:rsidRPr="00D44B66" w:rsidR="003315B6">
        <w:t>version</w:t>
      </w:r>
      <w:r w:rsidRPr="00D44B66">
        <w:t xml:space="preserve">. </w:t>
      </w:r>
    </w:p>
    <w:p w:rsidRPr="00D602C5" w:rsidR="00D602C5" w:rsidP="00D602C5" w:rsidRDefault="00D44B66" w14:paraId="021A2E94" w14:textId="084DB551">
      <w:pPr>
        <w:rPr>
          <w:lang w:val="en-SG"/>
        </w:rPr>
      </w:pPr>
      <w:r w:rsidRPr="00D44B66">
        <w:t>When a new version of content is required, a new record must be created with an incremented version number rather than overwriting the existing published record. The version number will be used together with the content identifier in the format &lt;contentId&gt; v&lt;version&gt; to generate a unique display name field, supporting easier configuration, identification and selection of specific content versions within Strapi.</w:t>
      </w:r>
    </w:p>
    <w:p w:rsidR="00E26808" w:rsidP="00E26808" w:rsidRDefault="00E26808" w14:paraId="6D423E10" w14:textId="77777777">
      <w:pPr>
        <w:pStyle w:val="Heading2"/>
      </w:pPr>
      <w:bookmarkStart w:name="_Toc228337207" w:id="72"/>
      <w:bookmarkStart w:name="_Toc232683512" w:id="73"/>
      <w:r>
        <w:t>Locationisation Strategy</w:t>
      </w:r>
      <w:bookmarkEnd w:id="72"/>
      <w:bookmarkEnd w:id="73"/>
    </w:p>
    <w:p w:rsidRPr="002D5FDC" w:rsidR="002D5FDC" w:rsidP="002D5FDC" w:rsidRDefault="002D5FDC" w14:paraId="1934F78F" w14:textId="02328D91">
      <w:pPr>
        <w:rPr>
          <w:lang w:val="en-SG"/>
        </w:rPr>
      </w:pPr>
      <w:r w:rsidRPr="002D5FDC">
        <w:rPr>
          <w:lang w:val="en-SG"/>
        </w:rPr>
        <w:t xml:space="preserve">Each supported language will be configured in Strapi, allowing content records to be maintained and delivered per locale. Localised content may be managed directly on the relevant content records where the text is specific to a </w:t>
      </w:r>
      <w:r w:rsidR="006D28BA">
        <w:rPr>
          <w:lang w:val="en-SG"/>
        </w:rPr>
        <w:t xml:space="preserve">module, </w:t>
      </w:r>
      <w:r w:rsidRPr="002D5FDC">
        <w:rPr>
          <w:lang w:val="en-SG"/>
        </w:rPr>
        <w:t>screen, modal or template. For common or repeated text, a dedicated Collection Type called translation-key will be used to store reusable labels, messages, button text, error text and other shared copy</w:t>
      </w:r>
      <w:r>
        <w:rPr>
          <w:lang w:val="en-SG"/>
        </w:rPr>
        <w:t>-texts</w:t>
      </w:r>
      <w:r w:rsidRPr="002D5FDC">
        <w:rPr>
          <w:lang w:val="en-SG"/>
        </w:rPr>
        <w:t>. Consumer-facing content records may reference these translation keys to avoid duplication, improve consistency and allow common wording to be updated centrally across multiple content configurations.</w:t>
      </w:r>
    </w:p>
    <w:p w:rsidR="00D3353C" w:rsidP="00D3353C" w:rsidRDefault="00F3318F" w14:paraId="2BBAD58F" w14:textId="14A79E38">
      <w:pPr>
        <w:pStyle w:val="Heading2"/>
      </w:pPr>
      <w:bookmarkStart w:name="_Toc228337208" w:id="74"/>
      <w:bookmarkStart w:name="_Toc232683513" w:id="75"/>
      <w:r>
        <w:t xml:space="preserve">Payload </w:t>
      </w:r>
      <w:r w:rsidR="00D3353C">
        <w:t>Projection</w:t>
      </w:r>
      <w:bookmarkEnd w:id="74"/>
      <w:bookmarkEnd w:id="75"/>
    </w:p>
    <w:p w:rsidR="00D029AE" w:rsidP="008A570E" w:rsidRDefault="00F3318F" w14:paraId="746AB9A9" w14:textId="359D0A2E">
      <w:r>
        <w:t xml:space="preserve">Within Strapi, before sending the data to the </w:t>
      </w:r>
      <w:r w:rsidR="00721E72">
        <w:t xml:space="preserve">consumer, the entry of the data extracted by query </w:t>
      </w:r>
      <w:r w:rsidR="004248E7">
        <w:t xml:space="preserve">will be sent to an internal function known as a service within the Strapi API lifecycle. </w:t>
      </w:r>
      <w:r w:rsidR="00743021">
        <w:t>A</w:t>
      </w:r>
      <w:r w:rsidR="004248E7">
        <w:t xml:space="preserve"> service function is executed</w:t>
      </w:r>
      <w:r w:rsidR="00FB3D96">
        <w:t xml:space="preserve"> </w:t>
      </w:r>
      <w:r w:rsidR="00743021">
        <w:t xml:space="preserve">within </w:t>
      </w:r>
      <w:r w:rsidR="00FB3D96">
        <w:t>the controller and</w:t>
      </w:r>
      <w:r w:rsidR="00D029AE">
        <w:t xml:space="preserve"> is</w:t>
      </w:r>
      <w:r w:rsidRPr="008A570E" w:rsidR="008A570E">
        <w:t xml:space="preserve"> used for each CMS delivery </w:t>
      </w:r>
      <w:r w:rsidR="008A570E">
        <w:t xml:space="preserve">content </w:t>
      </w:r>
      <w:r w:rsidRPr="008A570E" w:rsidR="008A570E">
        <w:t xml:space="preserve">API to construct the response payload in the exact structure required by the consuming service or application. </w:t>
      </w:r>
    </w:p>
    <w:p w:rsidR="008A570E" w:rsidP="008A570E" w:rsidRDefault="008A570E" w14:paraId="2FF8067B" w14:textId="256688EE">
      <w:r w:rsidRPr="008A570E">
        <w:t xml:space="preserve">The service </w:t>
      </w:r>
      <w:r w:rsidR="00C0554F">
        <w:t xml:space="preserve">function </w:t>
      </w:r>
      <w:r w:rsidRPr="008A570E">
        <w:t>will retrieve the relevant Strapi content records</w:t>
      </w:r>
      <w:r w:rsidR="00D029AE">
        <w:t xml:space="preserve"> as a parameter</w:t>
      </w:r>
      <w:r w:rsidR="0088431C">
        <w:t xml:space="preserve"> and</w:t>
      </w:r>
      <w:r w:rsidRPr="008A570E">
        <w:t xml:space="preserve"> transform</w:t>
      </w:r>
      <w:r w:rsidR="0088431C">
        <w:t xml:space="preserve">s </w:t>
      </w:r>
      <w:r w:rsidRPr="008A570E">
        <w:t xml:space="preserve">the raw CMS data into a consumer-optimised contract. This ensures that </w:t>
      </w:r>
      <w:r w:rsidRPr="008A570E">
        <w:t>consuming systems receive stable, simplified and purpose-built payloads without needing to understand the internal Strapi content model.</w:t>
      </w:r>
    </w:p>
    <w:p w:rsidRPr="00C0554F" w:rsidR="00C0554F" w:rsidP="00EA52DB" w:rsidRDefault="000D27CE" w14:paraId="3250F029" w14:textId="4E1EC46A">
      <w:pPr>
        <w:jc w:val="center"/>
      </w:pPr>
      <w:r>
        <w:rPr>
          <w:noProof/>
        </w:rPr>
        <mc:AlternateContent>
          <mc:Choice Requires="wps">
            <w:drawing>
              <wp:inline distT="0" distB="0" distL="0" distR="0" wp14:anchorId="0D620029" wp14:editId="65626EF8">
                <wp:extent cx="4238045" cy="628153"/>
                <wp:effectExtent l="0" t="0" r="10160" b="1968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8045" cy="628153"/>
                        </a:xfrm>
                        <a:prstGeom prst="rect">
                          <a:avLst/>
                        </a:prstGeom>
                        <a:solidFill>
                          <a:srgbClr val="FFFFFF"/>
                        </a:solidFill>
                        <a:ln w="9525">
                          <a:solidFill>
                            <a:srgbClr val="000000"/>
                          </a:solidFill>
                          <a:miter lim="800000"/>
                          <a:headEnd/>
                          <a:tailEnd/>
                        </a:ln>
                      </wps:spPr>
                      <wps:txbx>
                        <w:txbxContent>
                          <w:p w:rsidRPr="00EA52DB" w:rsidR="000D27CE" w:rsidP="00EA52DB" w:rsidRDefault="000D27CE" w14:paraId="2976C516" w14:textId="516143C0">
                            <w:pPr>
                              <w:pStyle w:val="NoSpacing"/>
                              <w:rPr>
                                <w:rFonts w:ascii="Aptos Mono" w:hAnsi="Aptos Mono"/>
                              </w:rPr>
                            </w:pPr>
                            <w:r w:rsidRPr="00EA52DB">
                              <w:rPr>
                                <w:rFonts w:ascii="Aptos Mono" w:hAnsi="Aptos Mono"/>
                              </w:rPr>
                              <w:t>const projection = strapi</w:t>
                            </w:r>
                          </w:p>
                          <w:p w:rsidRPr="00EA52DB" w:rsidR="000D27CE" w:rsidP="00EA52DB" w:rsidRDefault="000D27CE" w14:paraId="4C73A7FF" w14:textId="1B7A4C08">
                            <w:pPr>
                              <w:pStyle w:val="NoSpacing"/>
                              <w:rPr>
                                <w:rFonts w:ascii="Aptos Mono" w:hAnsi="Aptos Mono"/>
                              </w:rPr>
                            </w:pPr>
                            <w:r w:rsidRPr="00EA52DB">
                              <w:rPr>
                                <w:rFonts w:ascii="Aptos Mono" w:hAnsi="Aptos Mono"/>
                              </w:rPr>
                              <w:t>    .service('api::</w:t>
                            </w:r>
                            <w:r w:rsidR="006D28BA">
                              <w:rPr>
                                <w:rFonts w:ascii="Aptos Mono" w:hAnsi="Aptos Mono"/>
                              </w:rPr>
                              <w:t>module</w:t>
                            </w:r>
                            <w:r w:rsidRPr="00EA52DB">
                              <w:rPr>
                                <w:rFonts w:ascii="Aptos Mono" w:hAnsi="Aptos Mono"/>
                              </w:rPr>
                              <w:t>.</w:t>
                            </w:r>
                            <w:r w:rsidR="006D28BA">
                              <w:rPr>
                                <w:rFonts w:ascii="Aptos Mono" w:hAnsi="Aptos Mono"/>
                              </w:rPr>
                              <w:t>module</w:t>
                            </w:r>
                            <w:r w:rsidRPr="00EA52DB">
                              <w:rPr>
                                <w:rFonts w:ascii="Aptos Mono" w:hAnsi="Aptos Mono"/>
                              </w:rPr>
                              <w:t>-projection')</w:t>
                            </w:r>
                          </w:p>
                          <w:p w:rsidRPr="00EA52DB" w:rsidR="000D27CE" w:rsidP="00EA52DB" w:rsidRDefault="000D27CE" w14:paraId="0C00B4A9" w14:textId="290795DD">
                            <w:pPr>
                              <w:pStyle w:val="NoSpacing"/>
                              <w:rPr>
                                <w:rFonts w:ascii="Aptos Mono" w:hAnsi="Aptos Mono"/>
                              </w:rPr>
                            </w:pPr>
                            <w:r w:rsidRPr="00EA52DB">
                              <w:rPr>
                                <w:rFonts w:ascii="Aptos Mono" w:hAnsi="Aptos Mono"/>
                              </w:rPr>
                              <w:t>    .to</w:t>
                            </w:r>
                            <w:r w:rsidR="006D28BA">
                              <w:rPr>
                                <w:rFonts w:ascii="Aptos Mono" w:hAnsi="Aptos Mono"/>
                              </w:rPr>
                              <w:t>Module</w:t>
                            </w:r>
                            <w:r w:rsidRPr="00EA52DB">
                              <w:rPr>
                                <w:rFonts w:ascii="Aptos Mono" w:hAnsi="Aptos Mono"/>
                              </w:rPr>
                              <w:t>Projection(entry);</w:t>
                            </w:r>
                          </w:p>
                          <w:p w:rsidRPr="00EA52DB" w:rsidR="000D27CE" w:rsidP="00EA52DB" w:rsidRDefault="000D27CE" w14:paraId="0E9FB745" w14:textId="2A8BD46E">
                            <w:pPr>
                              <w:rPr>
                                <w:rFonts w:ascii="Aptos Mono" w:hAnsi="Aptos Mono"/>
                              </w:rPr>
                            </w:pPr>
                          </w:p>
                        </w:txbxContent>
                      </wps:txbx>
                      <wps:bodyPr rot="0" vert="horz" wrap="square" lIns="91440" tIns="45720" rIns="91440" bIns="45720" anchor="t" anchorCtr="0">
                        <a:noAutofit/>
                      </wps:bodyPr>
                    </wps:wsp>
                  </a:graphicData>
                </a:graphic>
              </wp:inline>
            </w:drawing>
          </mc:Choice>
          <mc:Fallback>
            <w:pict w14:anchorId="34D65523">
              <v:shapetype id="_x0000_t202" coordsize="21600,21600" o:spt="202" path="m,l,21600r21600,l21600,xe" w14:anchorId="0D620029">
                <v:stroke joinstyle="miter"/>
                <v:path gradientshapeok="t" o:connecttype="rect"/>
              </v:shapetype>
              <v:shape id="Text Box 2" style="width:333.7pt;height:49.45pt;visibility:visible;mso-wrap-style:square;mso-left-percent:-10001;mso-top-percent:-10001;mso-position-horizontal:absolute;mso-position-horizontal-relative:char;mso-position-vertical:absolute;mso-position-vertical-relative:line;mso-left-percent:-10001;mso-top-percent:-10001;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">
                <v:textbox>
                  <w:txbxContent>
                    <w:p w:rsidRPr="00EA52DB" w:rsidR="000D27CE" w:rsidP="00EA52DB" w:rsidRDefault="000D27CE" w14:paraId="59B6D32B" w14:textId="516143C0">
                      <w:pPr>
                        <w:pStyle w:val="NoSpacing"/>
                        <w:rPr>
                          <w:rFonts w:ascii="Aptos Mono" w:hAnsi="Aptos Mono"/>
                        </w:rPr>
                      </w:pPr>
                      <w:r w:rsidRPr="00EA52DB">
                        <w:rPr>
                          <w:rFonts w:ascii="Aptos Mono" w:hAnsi="Aptos Mono"/>
                        </w:rPr>
                        <w:t>const projection = strapi</w:t>
                      </w:r>
                    </w:p>
                    <w:p w:rsidRPr="00EA52DB" w:rsidR="000D27CE" w:rsidP="00EA52DB" w:rsidRDefault="000D27CE" w14:paraId="38C23B72" w14:textId="1B7A4C08">
                      <w:pPr>
                        <w:pStyle w:val="NoSpacing"/>
                        <w:rPr>
                          <w:rFonts w:ascii="Aptos Mono" w:hAnsi="Aptos Mono"/>
                        </w:rPr>
                      </w:pPr>
                      <w:r w:rsidRPr="00EA52DB">
                        <w:rPr>
                          <w:rFonts w:ascii="Aptos Mono" w:hAnsi="Aptos Mono"/>
                        </w:rPr>
                        <w:t>    .service('api::</w:t>
                      </w:r>
                      <w:r w:rsidR="006D28BA">
                        <w:rPr>
                          <w:rFonts w:ascii="Aptos Mono" w:hAnsi="Aptos Mono"/>
                        </w:rPr>
                        <w:t>module</w:t>
                      </w:r>
                      <w:r w:rsidRPr="00EA52DB">
                        <w:rPr>
                          <w:rFonts w:ascii="Aptos Mono" w:hAnsi="Aptos Mono"/>
                        </w:rPr>
                        <w:t>.</w:t>
                      </w:r>
                      <w:r w:rsidR="006D28BA">
                        <w:rPr>
                          <w:rFonts w:ascii="Aptos Mono" w:hAnsi="Aptos Mono"/>
                        </w:rPr>
                        <w:t>module</w:t>
                      </w:r>
                      <w:r w:rsidRPr="00EA52DB">
                        <w:rPr>
                          <w:rFonts w:ascii="Aptos Mono" w:hAnsi="Aptos Mono"/>
                        </w:rPr>
                        <w:t>-projection')</w:t>
                      </w:r>
                    </w:p>
                    <w:p w:rsidRPr="00EA52DB" w:rsidR="000D27CE" w:rsidP="00EA52DB" w:rsidRDefault="000D27CE" w14:paraId="36E43463" w14:textId="290795DD">
                      <w:pPr>
                        <w:pStyle w:val="NoSpacing"/>
                        <w:rPr>
                          <w:rFonts w:ascii="Aptos Mono" w:hAnsi="Aptos Mono"/>
                        </w:rPr>
                      </w:pPr>
                      <w:r w:rsidRPr="00EA52DB">
                        <w:rPr>
                          <w:rFonts w:ascii="Aptos Mono" w:hAnsi="Aptos Mono"/>
                        </w:rPr>
                        <w:t>    .to</w:t>
                      </w:r>
                      <w:r w:rsidR="006D28BA">
                        <w:rPr>
                          <w:rFonts w:ascii="Aptos Mono" w:hAnsi="Aptos Mono"/>
                        </w:rPr>
                        <w:t>Module</w:t>
                      </w:r>
                      <w:r w:rsidRPr="00EA52DB">
                        <w:rPr>
                          <w:rFonts w:ascii="Aptos Mono" w:hAnsi="Aptos Mono"/>
                        </w:rPr>
                        <w:t>Projection(entry);</w:t>
                      </w:r>
                    </w:p>
                    <w:p w:rsidRPr="00EA52DB" w:rsidR="000D27CE" w:rsidP="00EA52DB" w:rsidRDefault="000D27CE" w14:paraId="672A6659" w14:textId="2A8BD46E">
                      <w:pPr>
                        <w:rPr>
                          <w:rFonts w:ascii="Aptos Mono" w:hAnsi="Aptos Mono"/>
                        </w:rPr>
                      </w:pPr>
                    </w:p>
                  </w:txbxContent>
                </v:textbox>
                <w10:anchorlock/>
              </v:shape>
            </w:pict>
          </mc:Fallback>
        </mc:AlternateContent>
      </w:r>
    </w:p>
    <w:p w:rsidR="00D3353C" w:rsidP="00D3353C" w:rsidRDefault="00A510F0" w14:paraId="0E10F0C5" w14:textId="3D7991EA">
      <w:pPr>
        <w:pStyle w:val="Heading2"/>
      </w:pPr>
      <w:bookmarkStart w:name="_Toc228337209" w:id="76"/>
      <w:bookmarkStart w:name="_Toc232683514" w:id="77"/>
      <w:r>
        <w:t>Governance</w:t>
      </w:r>
      <w:bookmarkEnd w:id="76"/>
      <w:bookmarkEnd w:id="77"/>
    </w:p>
    <w:p w:rsidRPr="00DD3C54" w:rsidR="00892E3D" w:rsidP="00892E3D" w:rsidRDefault="00892E3D" w14:paraId="0B7B2D2F" w14:textId="77777777">
      <w:pPr>
        <w:rPr>
          <w:rFonts w:cs="Arial"/>
        </w:rPr>
      </w:pPr>
      <w:r w:rsidRPr="00DD3C54">
        <w:rPr>
          <w:rFonts w:cs="Arial"/>
        </w:rPr>
        <w:t>The CMS domain enforces governance standards to ensure content consistency, security, and operational reliability across all consuming systems.</w:t>
      </w:r>
    </w:p>
    <w:p w:rsidRPr="00DD3C54" w:rsidR="00892E3D" w:rsidP="00892E3D" w:rsidRDefault="00892E3D" w14:paraId="0F810EDD" w14:textId="77777777">
      <w:pPr>
        <w:rPr>
          <w:rFonts w:cs="Arial"/>
        </w:rPr>
      </w:pPr>
      <w:r w:rsidRPr="00DD3C54">
        <w:rPr>
          <w:rFonts w:cs="Arial"/>
        </w:rPr>
        <w:t>CMS governance applies to all content types.</w:t>
      </w:r>
    </w:p>
    <w:p w:rsidRPr="00DD3C54" w:rsidR="00892E3D" w:rsidP="00447716" w:rsidRDefault="00892E3D" w14:paraId="6523DCE5" w14:textId="77777777">
      <w:pPr>
        <w:pStyle w:val="Heading3"/>
      </w:pPr>
      <w:bookmarkStart w:name="_Toc228337210" w:id="78"/>
      <w:bookmarkStart w:name="_Toc232683515" w:id="79"/>
      <w:r w:rsidRPr="00DD3C54">
        <w:t>Role-Based Access Control</w:t>
      </w:r>
      <w:bookmarkEnd w:id="78"/>
      <w:bookmarkEnd w:id="79"/>
    </w:p>
    <w:p w:rsidRPr="00DD3C54" w:rsidR="00892E3D" w:rsidP="00447716" w:rsidRDefault="00892E3D" w14:paraId="2BDE2844" w14:textId="77777777">
      <w:pPr>
        <w:rPr>
          <w:rFonts w:cs="Arial"/>
        </w:rPr>
      </w:pPr>
      <w:r w:rsidRPr="00DD3C54">
        <w:rPr>
          <w:rFonts w:cs="Arial"/>
        </w:rPr>
        <w:t xml:space="preserve">To ensure proper governance, accountability, and controlled access to CMS resources, a Role-Based Access Control (RBAC) strategy will be implemented within the CMS. RBAC enables the system to assign permissions based on predefined roles, ensuring that users can only perform actions aligned with their responsibilities. </w:t>
      </w:r>
    </w:p>
    <w:p w:rsidRPr="00DD3C54" w:rsidR="00892E3D" w:rsidP="00447716" w:rsidRDefault="00892E3D" w14:paraId="04BB81D6" w14:textId="77777777">
      <w:pPr>
        <w:rPr>
          <w:rFonts w:cs="Arial"/>
        </w:rPr>
      </w:pPr>
      <w:r w:rsidRPr="00DD3C54">
        <w:rPr>
          <w:rFonts w:cs="Arial"/>
        </w:rPr>
        <w:t>This approach helps enforce separation of duties, minimizes the risk of unauthorized content modifications, and supports a structured content governance workflow.</w:t>
      </w:r>
    </w:p>
    <w:p w:rsidRPr="00DD3C54" w:rsidR="00892E3D" w:rsidP="00447716" w:rsidRDefault="00892E3D" w14:paraId="2870AD02" w14:textId="4A525803">
      <w:pPr>
        <w:rPr>
          <w:rFonts w:cs="Arial"/>
        </w:rPr>
      </w:pPr>
      <w:r w:rsidRPr="00DD3C54">
        <w:rPr>
          <w:rFonts w:cs="Arial"/>
        </w:rPr>
        <w:t>The CMS will implement four primary roles, each with different levels of access and responsibility within the content lifecycle.</w:t>
      </w:r>
    </w:p>
    <w:p w:rsidRPr="00DD3C54" w:rsidR="00892E3D" w:rsidP="00447716" w:rsidRDefault="00892E3D" w14:paraId="05A9FD66" w14:textId="77777777">
      <w:pPr>
        <w:pStyle w:val="Heading4"/>
      </w:pPr>
      <w:r>
        <w:t xml:space="preserve"> </w:t>
      </w:r>
      <w:bookmarkStart w:name="_Toc228337211" w:id="80"/>
      <w:bookmarkStart w:name="_Toc232683516" w:id="81"/>
      <w:r w:rsidRPr="00DD3C54">
        <w:t>Viewer</w:t>
      </w:r>
      <w:bookmarkEnd w:id="80"/>
      <w:bookmarkEnd w:id="81"/>
    </w:p>
    <w:p w:rsidRPr="00DD3C54" w:rsidR="00892E3D" w:rsidP="00447716" w:rsidRDefault="00892E3D" w14:paraId="656AD319" w14:textId="77777777">
      <w:pPr>
        <w:rPr>
          <w:rFonts w:cs="Arial"/>
        </w:rPr>
      </w:pPr>
      <w:r w:rsidRPr="00DD3C54">
        <w:rPr>
          <w:rFonts w:cs="Arial"/>
        </w:rPr>
        <w:t xml:space="preserve">The viewer role is intended for users who require read-only access to the CMS content. </w:t>
      </w:r>
    </w:p>
    <w:p w:rsidRPr="00DD3C54" w:rsidR="00892E3D" w:rsidP="00447716" w:rsidRDefault="00892E3D" w14:paraId="4E3143E4" w14:textId="77777777">
      <w:pPr>
        <w:rPr>
          <w:rFonts w:cs="Arial"/>
        </w:rPr>
      </w:pPr>
      <w:r w:rsidRPr="00DD3C54">
        <w:rPr>
          <w:rFonts w:cs="Arial"/>
        </w:rPr>
        <w:t xml:space="preserve">This role is for stakeholders, QA business users, or content observers who need visibility into CMS entries but must not change anything. </w:t>
      </w:r>
    </w:p>
    <w:p w:rsidRPr="00DD3C54" w:rsidR="00892E3D" w:rsidP="00447716" w:rsidRDefault="00892E3D" w14:paraId="53066B8D" w14:textId="77777777">
      <w:pPr>
        <w:rPr>
          <w:rFonts w:cs="Arial"/>
        </w:rPr>
      </w:pPr>
      <w:r w:rsidRPr="00DD3C54">
        <w:rPr>
          <w:rFonts w:cs="Arial"/>
        </w:rPr>
        <w:t xml:space="preserve">Strapi configuration permissions should be limited to: </w:t>
      </w:r>
    </w:p>
    <w:p w:rsidRPr="00DD3C54" w:rsidR="00892E3D" w:rsidP="007E3915" w:rsidRDefault="00892E3D" w14:paraId="3858E560" w14:textId="77777777">
      <w:pPr>
        <w:pStyle w:val="ListParagraph"/>
        <w:numPr>
          <w:ilvl w:val="0"/>
          <w:numId w:val="13"/>
        </w:numPr>
        <w:rPr>
          <w:rFonts w:cs="Arial"/>
        </w:rPr>
      </w:pPr>
      <w:r w:rsidRPr="00DD3C54">
        <w:rPr>
          <w:rFonts w:cs="Arial"/>
        </w:rPr>
        <w:t>Collection Types: read</w:t>
      </w:r>
    </w:p>
    <w:p w:rsidRPr="00DD3C54" w:rsidR="00892E3D" w:rsidP="007E3915" w:rsidRDefault="00892E3D" w14:paraId="456475F5" w14:textId="77777777">
      <w:pPr>
        <w:pStyle w:val="ListParagraph"/>
        <w:numPr>
          <w:ilvl w:val="0"/>
          <w:numId w:val="13"/>
        </w:numPr>
        <w:rPr>
          <w:rFonts w:cs="Arial"/>
        </w:rPr>
      </w:pPr>
      <w:r w:rsidRPr="00DD3C54">
        <w:rPr>
          <w:rFonts w:cs="Arial"/>
        </w:rPr>
        <w:t>Single Types: read</w:t>
      </w:r>
    </w:p>
    <w:p w:rsidRPr="00DD3C54" w:rsidR="00892E3D" w:rsidP="007E3915" w:rsidRDefault="00892E3D" w14:paraId="3A0E08ED" w14:textId="77777777">
      <w:pPr>
        <w:pStyle w:val="ListParagraph"/>
        <w:numPr>
          <w:ilvl w:val="0"/>
          <w:numId w:val="13"/>
        </w:numPr>
        <w:rPr>
          <w:rFonts w:cs="Arial"/>
        </w:rPr>
      </w:pPr>
      <w:r w:rsidRPr="00DD3C54">
        <w:rPr>
          <w:rFonts w:cs="Arial"/>
        </w:rPr>
        <w:t xml:space="preserve">No create, update, delete, </w:t>
      </w:r>
      <w:r w:rsidRPr="233D53BC">
        <w:rPr>
          <w:rFonts w:cs="Arial"/>
        </w:rPr>
        <w:t xml:space="preserve">and </w:t>
      </w:r>
      <w:r w:rsidRPr="00DD3C54">
        <w:rPr>
          <w:rFonts w:cs="Arial"/>
        </w:rPr>
        <w:t>publish</w:t>
      </w:r>
    </w:p>
    <w:p w:rsidRPr="00DD3C54" w:rsidR="00892E3D" w:rsidP="007E3915" w:rsidRDefault="00892E3D" w14:paraId="47794C88" w14:textId="77777777">
      <w:pPr>
        <w:pStyle w:val="ListParagraph"/>
        <w:numPr>
          <w:ilvl w:val="0"/>
          <w:numId w:val="13"/>
        </w:numPr>
        <w:rPr>
          <w:rFonts w:cs="Arial"/>
        </w:rPr>
      </w:pPr>
      <w:r w:rsidRPr="00DD3C54">
        <w:rPr>
          <w:rFonts w:cs="Arial"/>
        </w:rPr>
        <w:t>No Access to Settings</w:t>
      </w:r>
    </w:p>
    <w:p w:rsidRPr="00DD3C54" w:rsidR="00892E3D" w:rsidP="007E3915" w:rsidRDefault="00892E3D" w14:paraId="1379CE7B" w14:textId="77777777">
      <w:pPr>
        <w:pStyle w:val="ListParagraph"/>
        <w:numPr>
          <w:ilvl w:val="0"/>
          <w:numId w:val="13"/>
        </w:numPr>
        <w:rPr>
          <w:rFonts w:cs="Arial"/>
        </w:rPr>
      </w:pPr>
      <w:r w:rsidRPr="00DD3C54">
        <w:rPr>
          <w:rFonts w:cs="Arial"/>
        </w:rPr>
        <w:t>No Access to role administration</w:t>
      </w:r>
    </w:p>
    <w:p w:rsidRPr="00DD3C54" w:rsidR="00892E3D" w:rsidP="007E3915" w:rsidRDefault="00892E3D" w14:paraId="42F30CB1" w14:textId="77777777">
      <w:pPr>
        <w:pStyle w:val="ListParagraph"/>
        <w:numPr>
          <w:ilvl w:val="0"/>
          <w:numId w:val="13"/>
        </w:numPr>
        <w:rPr>
          <w:rFonts w:cs="Arial"/>
        </w:rPr>
      </w:pPr>
      <w:r w:rsidRPr="00DD3C54">
        <w:rPr>
          <w:rFonts w:cs="Arial"/>
        </w:rPr>
        <w:t>No Access to plugin configuration unless explicitly needed for read-only visibility</w:t>
      </w:r>
    </w:p>
    <w:p w:rsidRPr="00DD3C54" w:rsidR="00892E3D" w:rsidP="00447716" w:rsidRDefault="00892E3D" w14:paraId="013AAB23" w14:textId="77777777">
      <w:pPr>
        <w:rPr>
          <w:rFonts w:cs="Arial"/>
        </w:rPr>
      </w:pPr>
      <w:r w:rsidRPr="00DD3C54">
        <w:rPr>
          <w:rFonts w:cs="Arial"/>
        </w:rPr>
        <w:t>This role ensures transparency without operational risk. Users can inspect content status and existing entries but cannot alter workflow outcomes.</w:t>
      </w:r>
    </w:p>
    <w:p w:rsidRPr="00DD3C54" w:rsidR="00892E3D" w:rsidP="00447716" w:rsidRDefault="00892E3D" w14:paraId="42C4001B" w14:textId="77777777">
      <w:pPr>
        <w:pStyle w:val="Heading4"/>
      </w:pPr>
      <w:r>
        <w:t xml:space="preserve"> </w:t>
      </w:r>
      <w:bookmarkStart w:name="_Toc228337212" w:id="82"/>
      <w:bookmarkStart w:name="_Toc232683517" w:id="83"/>
      <w:r w:rsidRPr="00DD3C54">
        <w:t>Editor</w:t>
      </w:r>
      <w:bookmarkEnd w:id="82"/>
      <w:bookmarkEnd w:id="83"/>
    </w:p>
    <w:p w:rsidRPr="00DD3C54" w:rsidR="00892E3D" w:rsidP="00447716" w:rsidRDefault="00892E3D" w14:paraId="7444F3F5" w14:textId="77777777">
      <w:pPr>
        <w:rPr>
          <w:rFonts w:cs="Arial"/>
        </w:rPr>
      </w:pPr>
      <w:r w:rsidRPr="00DD3C54">
        <w:rPr>
          <w:rFonts w:cs="Arial"/>
        </w:rPr>
        <w:t xml:space="preserve">The Editor role is responsible for creating and updating content within the CMS. Editors are typically content creators or operational users who manage content entries. </w:t>
      </w:r>
    </w:p>
    <w:p w:rsidRPr="00DD3C54" w:rsidR="00892E3D" w:rsidP="00447716" w:rsidRDefault="00892E3D" w14:paraId="144FF5BE" w14:textId="77777777">
      <w:pPr>
        <w:rPr>
          <w:rFonts w:cs="Arial"/>
        </w:rPr>
      </w:pPr>
      <w:r w:rsidRPr="00DD3C54">
        <w:rPr>
          <w:rFonts w:cs="Arial"/>
        </w:rPr>
        <w:t xml:space="preserve">Strapi configuration permission should include: </w:t>
      </w:r>
    </w:p>
    <w:p w:rsidRPr="00DD3C54" w:rsidR="00892E3D" w:rsidP="007E3915" w:rsidRDefault="00892E3D" w14:paraId="5A9337B0" w14:textId="77777777">
      <w:pPr>
        <w:pStyle w:val="ListParagraph"/>
        <w:numPr>
          <w:ilvl w:val="0"/>
          <w:numId w:val="13"/>
        </w:numPr>
        <w:rPr>
          <w:rFonts w:cs="Arial"/>
        </w:rPr>
      </w:pPr>
      <w:r w:rsidRPr="00DD3C54">
        <w:rPr>
          <w:rFonts w:cs="Arial"/>
        </w:rPr>
        <w:t>Collection Types: read, create, update</w:t>
      </w:r>
    </w:p>
    <w:p w:rsidRPr="00DD3C54" w:rsidR="00892E3D" w:rsidP="007E3915" w:rsidRDefault="00892E3D" w14:paraId="5CCC4795" w14:textId="77777777">
      <w:pPr>
        <w:pStyle w:val="ListParagraph"/>
        <w:numPr>
          <w:ilvl w:val="0"/>
          <w:numId w:val="13"/>
        </w:numPr>
        <w:rPr>
          <w:rFonts w:cs="Arial"/>
        </w:rPr>
      </w:pPr>
      <w:r w:rsidRPr="00DD3C54">
        <w:rPr>
          <w:rFonts w:cs="Arial"/>
        </w:rPr>
        <w:t>Single Types: read, update</w:t>
      </w:r>
    </w:p>
    <w:p w:rsidRPr="00DD3C54" w:rsidR="00892E3D" w:rsidP="007E3915" w:rsidRDefault="00892E3D" w14:paraId="23E30782" w14:textId="77777777">
      <w:pPr>
        <w:pStyle w:val="ListParagraph"/>
        <w:numPr>
          <w:ilvl w:val="0"/>
          <w:numId w:val="13"/>
        </w:numPr>
        <w:rPr>
          <w:rFonts w:cs="Arial"/>
        </w:rPr>
      </w:pPr>
      <w:r w:rsidRPr="00DD3C54">
        <w:rPr>
          <w:rFonts w:cs="Arial"/>
        </w:rPr>
        <w:t>Draft save capability through normal content editing</w:t>
      </w:r>
    </w:p>
    <w:p w:rsidRPr="00DD3C54" w:rsidR="00892E3D" w:rsidP="007E3915" w:rsidRDefault="00892E3D" w14:paraId="57A3BAAD" w14:textId="77777777">
      <w:pPr>
        <w:pStyle w:val="ListParagraph"/>
        <w:numPr>
          <w:ilvl w:val="0"/>
          <w:numId w:val="13"/>
        </w:numPr>
        <w:rPr>
          <w:rFonts w:cs="Arial"/>
        </w:rPr>
      </w:pPr>
      <w:r w:rsidRPr="00DD3C54">
        <w:rPr>
          <w:rFonts w:cs="Arial"/>
        </w:rPr>
        <w:t>No permission to manage roles or settings</w:t>
      </w:r>
    </w:p>
    <w:p w:rsidRPr="00DD3C54" w:rsidR="00892E3D" w:rsidP="007E3915" w:rsidRDefault="00892E3D" w14:paraId="3F3D5E62" w14:textId="77777777">
      <w:pPr>
        <w:pStyle w:val="ListParagraph"/>
        <w:numPr>
          <w:ilvl w:val="0"/>
          <w:numId w:val="13"/>
        </w:numPr>
        <w:rPr>
          <w:rFonts w:cs="Arial"/>
        </w:rPr>
      </w:pPr>
      <w:r w:rsidRPr="00DD3C54">
        <w:rPr>
          <w:rFonts w:cs="Arial"/>
        </w:rPr>
        <w:t>No permission to publish or unpublish production content</w:t>
      </w:r>
    </w:p>
    <w:p w:rsidRPr="00DD3C54" w:rsidR="00892E3D" w:rsidP="00447716" w:rsidRDefault="00892E3D" w14:paraId="305A9FC8" w14:textId="77777777">
      <w:pPr>
        <w:ind w:left="288"/>
        <w:rPr>
          <w:rFonts w:cs="Arial"/>
        </w:rPr>
      </w:pPr>
      <w:r w:rsidRPr="00DD3C54">
        <w:rPr>
          <w:rFonts w:cs="Arial"/>
        </w:rPr>
        <w:t xml:space="preserve">Because Draft &amp; Publish separates editing from publishing, Editors can work on draft content without pushing it live immediately. </w:t>
      </w:r>
    </w:p>
    <w:p w:rsidRPr="00DD3C54" w:rsidR="00892E3D" w:rsidP="00447716" w:rsidRDefault="00892E3D" w14:paraId="1FB08EC1" w14:textId="77777777">
      <w:pPr>
        <w:rPr>
          <w:rFonts w:cs="Arial"/>
        </w:rPr>
      </w:pPr>
      <w:r w:rsidRPr="00DD3C54">
        <w:rPr>
          <w:rFonts w:cs="Arial"/>
        </w:rPr>
        <w:t>This role supports content preparation while preventing unauthorized release. Editors can contribute content, but final control remains outside their scope.</w:t>
      </w:r>
    </w:p>
    <w:p w:rsidRPr="00DD3C54" w:rsidR="00892E3D" w:rsidP="00447716" w:rsidRDefault="00892E3D" w14:paraId="53614672" w14:textId="77777777">
      <w:pPr>
        <w:pStyle w:val="Heading4"/>
      </w:pPr>
      <w:r>
        <w:t xml:space="preserve"> </w:t>
      </w:r>
      <w:bookmarkStart w:name="_Toc228337213" w:id="84"/>
      <w:bookmarkStart w:name="_Toc232683518" w:id="85"/>
      <w:r w:rsidRPr="00DD3C54">
        <w:t>Reviewer (Publisher)</w:t>
      </w:r>
      <w:bookmarkEnd w:id="84"/>
      <w:bookmarkEnd w:id="85"/>
    </w:p>
    <w:p w:rsidRPr="00DD3C54" w:rsidR="00892E3D" w:rsidP="00447716" w:rsidRDefault="00892E3D" w14:paraId="55D8766E" w14:textId="77777777">
      <w:pPr>
        <w:rPr>
          <w:rFonts w:cs="Arial"/>
        </w:rPr>
      </w:pPr>
      <w:r w:rsidRPr="00DD3C54">
        <w:rPr>
          <w:rFonts w:cs="Arial"/>
        </w:rPr>
        <w:t xml:space="preserve">The Reviewer (Publisher) role is responsible for validating content and approving it for publication. This role ensures that all published content meets the required quality, compliance, and governance standards. </w:t>
      </w:r>
    </w:p>
    <w:p w:rsidRPr="00DD3C54" w:rsidR="00892E3D" w:rsidP="00447716" w:rsidRDefault="00892E3D" w14:paraId="6C442CD4" w14:textId="77777777">
      <w:pPr>
        <w:rPr>
          <w:rFonts w:cs="Arial"/>
        </w:rPr>
      </w:pPr>
      <w:r w:rsidRPr="00DD3C54">
        <w:rPr>
          <w:rFonts w:cs="Arial"/>
        </w:rPr>
        <w:t xml:space="preserve">Strapi configuration permission should include: </w:t>
      </w:r>
    </w:p>
    <w:p w:rsidRPr="00DD3C54" w:rsidR="00892E3D" w:rsidP="007E3915" w:rsidRDefault="00892E3D" w14:paraId="0E78BD2D" w14:textId="77777777">
      <w:pPr>
        <w:pStyle w:val="ListParagraph"/>
        <w:numPr>
          <w:ilvl w:val="0"/>
          <w:numId w:val="14"/>
        </w:numPr>
        <w:rPr>
          <w:rFonts w:cs="Arial"/>
        </w:rPr>
      </w:pPr>
      <w:r w:rsidRPr="00DD3C54">
        <w:rPr>
          <w:rFonts w:cs="Arial"/>
        </w:rPr>
        <w:t>Collection Types: read, update, publish</w:t>
      </w:r>
    </w:p>
    <w:p w:rsidRPr="00DD3C54" w:rsidR="00892E3D" w:rsidP="007E3915" w:rsidRDefault="00892E3D" w14:paraId="48FE1A13" w14:textId="77777777">
      <w:pPr>
        <w:pStyle w:val="ListParagraph"/>
        <w:numPr>
          <w:ilvl w:val="0"/>
          <w:numId w:val="14"/>
        </w:numPr>
        <w:rPr>
          <w:rFonts w:cs="Arial"/>
        </w:rPr>
      </w:pPr>
      <w:r w:rsidRPr="00DD3C54">
        <w:rPr>
          <w:rFonts w:cs="Arial"/>
        </w:rPr>
        <w:t>Single Types: read, update, publish</w:t>
      </w:r>
    </w:p>
    <w:p w:rsidRPr="00DD3C54" w:rsidR="00892E3D" w:rsidP="007E3915" w:rsidRDefault="00892E3D" w14:paraId="573B239E" w14:textId="77777777">
      <w:pPr>
        <w:pStyle w:val="ListParagraph"/>
        <w:numPr>
          <w:ilvl w:val="0"/>
          <w:numId w:val="14"/>
        </w:numPr>
        <w:rPr>
          <w:rFonts w:cs="Arial"/>
        </w:rPr>
      </w:pPr>
      <w:r w:rsidRPr="00DD3C54">
        <w:rPr>
          <w:rFonts w:cs="Arial"/>
        </w:rPr>
        <w:t>Limited edit capability for minor corrections</w:t>
      </w:r>
    </w:p>
    <w:p w:rsidRPr="00DD3C54" w:rsidR="00892E3D" w:rsidP="007E3915" w:rsidRDefault="00892E3D" w14:paraId="12D240A3" w14:textId="77777777">
      <w:pPr>
        <w:pStyle w:val="ListParagraph"/>
        <w:numPr>
          <w:ilvl w:val="0"/>
          <w:numId w:val="14"/>
        </w:numPr>
        <w:rPr>
          <w:rFonts w:cs="Arial"/>
        </w:rPr>
      </w:pPr>
      <w:r w:rsidRPr="00DD3C54">
        <w:rPr>
          <w:rFonts w:cs="Arial"/>
        </w:rPr>
        <w:t>No access to role administration</w:t>
      </w:r>
    </w:p>
    <w:p w:rsidRPr="00DD3C54" w:rsidR="00892E3D" w:rsidP="007E3915" w:rsidRDefault="00892E3D" w14:paraId="270677B2" w14:textId="77777777">
      <w:pPr>
        <w:pStyle w:val="ListParagraph"/>
        <w:numPr>
          <w:ilvl w:val="0"/>
          <w:numId w:val="14"/>
        </w:numPr>
        <w:rPr>
          <w:rFonts w:cs="Arial"/>
        </w:rPr>
      </w:pPr>
      <w:r w:rsidRPr="00DD3C54">
        <w:rPr>
          <w:rFonts w:cs="Arial"/>
        </w:rPr>
        <w:t>No access to core CMS settings unless specifically required</w:t>
      </w:r>
    </w:p>
    <w:p w:rsidRPr="00DD3C54" w:rsidR="00892E3D" w:rsidP="00447716" w:rsidRDefault="00892E3D" w14:paraId="3E2AB045" w14:textId="77777777">
      <w:pPr>
        <w:rPr>
          <w:rFonts w:cs="Arial"/>
        </w:rPr>
      </w:pPr>
      <w:r w:rsidRPr="00DD3C54">
        <w:rPr>
          <w:rFonts w:cs="Arial"/>
        </w:rPr>
        <w:t>This role becomes the formal publishing gate. If enforces separation of duties by ensuring that the same role that creates content is not necessarily the role that releases it.</w:t>
      </w:r>
    </w:p>
    <w:p w:rsidRPr="00DD3C54" w:rsidR="00892E3D" w:rsidP="00447716" w:rsidRDefault="00892E3D" w14:paraId="06B92149" w14:textId="77777777">
      <w:pPr>
        <w:pStyle w:val="Heading4"/>
      </w:pPr>
      <w:r>
        <w:t xml:space="preserve"> </w:t>
      </w:r>
      <w:bookmarkStart w:name="_Toc228337214" w:id="86"/>
      <w:bookmarkStart w:name="_Toc232683519" w:id="87"/>
      <w:r w:rsidRPr="00DD3C54">
        <w:t>Super Admin</w:t>
      </w:r>
      <w:bookmarkEnd w:id="86"/>
      <w:bookmarkEnd w:id="87"/>
    </w:p>
    <w:p w:rsidRPr="00DD3C54" w:rsidR="00892E3D" w:rsidP="00892E3D" w:rsidRDefault="00892E3D" w14:paraId="073E954F" w14:textId="77777777">
      <w:pPr>
        <w:rPr>
          <w:rFonts w:cs="Arial"/>
        </w:rPr>
      </w:pPr>
      <w:r w:rsidRPr="00DD3C54">
        <w:rPr>
          <w:rFonts w:cs="Arial"/>
        </w:rPr>
        <w:t>The Super Admin role will be retained as the highest privilege administrative role in Strapi. This role is for platform owners or technical administrators responsible for system-level governance.</w:t>
      </w:r>
    </w:p>
    <w:p w:rsidRPr="00DD3C54" w:rsidR="00892E3D" w:rsidP="00892E3D" w:rsidRDefault="00892E3D" w14:paraId="06F2BC7D" w14:textId="77777777">
      <w:pPr>
        <w:rPr>
          <w:rFonts w:cs="Arial"/>
        </w:rPr>
      </w:pPr>
      <w:r w:rsidRPr="00DD3C54">
        <w:rPr>
          <w:rFonts w:cs="Arial"/>
        </w:rPr>
        <w:t xml:space="preserve">Strapi configuration permission should include: </w:t>
      </w:r>
    </w:p>
    <w:p w:rsidRPr="00DD3C54" w:rsidR="00892E3D" w:rsidP="007E3915" w:rsidRDefault="00892E3D" w14:paraId="2935B126" w14:textId="77777777">
      <w:pPr>
        <w:pStyle w:val="ListParagraph"/>
        <w:numPr>
          <w:ilvl w:val="0"/>
          <w:numId w:val="14"/>
        </w:numPr>
        <w:rPr>
          <w:rFonts w:cs="Arial"/>
        </w:rPr>
      </w:pPr>
      <w:r w:rsidRPr="00DD3C54">
        <w:rPr>
          <w:rFonts w:cs="Arial"/>
        </w:rPr>
        <w:t>Full access to all Collection Types</w:t>
      </w:r>
    </w:p>
    <w:p w:rsidRPr="00DD3C54" w:rsidR="00892E3D" w:rsidP="007E3915" w:rsidRDefault="00892E3D" w14:paraId="0BD9B8F4" w14:textId="77777777">
      <w:pPr>
        <w:pStyle w:val="ListParagraph"/>
        <w:numPr>
          <w:ilvl w:val="0"/>
          <w:numId w:val="14"/>
        </w:numPr>
        <w:rPr>
          <w:rFonts w:cs="Arial"/>
        </w:rPr>
      </w:pPr>
      <w:r w:rsidRPr="00DD3C54">
        <w:rPr>
          <w:rFonts w:cs="Arial"/>
        </w:rPr>
        <w:t>Full access to all Collection Types</w:t>
      </w:r>
    </w:p>
    <w:p w:rsidRPr="00DD3C54" w:rsidR="00892E3D" w:rsidP="007E3915" w:rsidRDefault="00892E3D" w14:paraId="3A991A52" w14:textId="77777777">
      <w:pPr>
        <w:pStyle w:val="ListParagraph"/>
        <w:numPr>
          <w:ilvl w:val="0"/>
          <w:numId w:val="14"/>
        </w:numPr>
        <w:rPr>
          <w:rFonts w:cs="Arial"/>
        </w:rPr>
      </w:pPr>
      <w:r w:rsidRPr="00DD3C54">
        <w:rPr>
          <w:rFonts w:cs="Arial"/>
        </w:rPr>
        <w:t>Full access to all Plugins</w:t>
      </w:r>
    </w:p>
    <w:p w:rsidRPr="00DD3C54" w:rsidR="00892E3D" w:rsidP="007E3915" w:rsidRDefault="00892E3D" w14:paraId="1E937FAD" w14:textId="77777777">
      <w:pPr>
        <w:pStyle w:val="ListParagraph"/>
        <w:numPr>
          <w:ilvl w:val="0"/>
          <w:numId w:val="14"/>
        </w:numPr>
        <w:rPr>
          <w:rFonts w:cs="Arial"/>
        </w:rPr>
      </w:pPr>
      <w:r w:rsidRPr="00DD3C54">
        <w:rPr>
          <w:rFonts w:cs="Arial"/>
        </w:rPr>
        <w:t>Full access to all Settings</w:t>
      </w:r>
    </w:p>
    <w:p w:rsidRPr="00DD3C54" w:rsidR="00892E3D" w:rsidP="007E3915" w:rsidRDefault="00892E3D" w14:paraId="1B95D90E" w14:textId="77777777">
      <w:pPr>
        <w:pStyle w:val="ListParagraph"/>
        <w:numPr>
          <w:ilvl w:val="0"/>
          <w:numId w:val="13"/>
        </w:numPr>
        <w:rPr>
          <w:rFonts w:cs="Arial"/>
        </w:rPr>
      </w:pPr>
      <w:r w:rsidRPr="00DD3C54">
        <w:rPr>
          <w:rFonts w:cs="Arial"/>
        </w:rPr>
        <w:t>User and role management</w:t>
      </w:r>
    </w:p>
    <w:p w:rsidRPr="00DD3C54" w:rsidR="00892E3D" w:rsidP="007E3915" w:rsidRDefault="00892E3D" w14:paraId="5EB4B351" w14:textId="77777777">
      <w:pPr>
        <w:pStyle w:val="ListParagraph"/>
        <w:numPr>
          <w:ilvl w:val="0"/>
          <w:numId w:val="13"/>
        </w:numPr>
        <w:rPr>
          <w:rFonts w:cs="Arial"/>
        </w:rPr>
      </w:pPr>
      <w:r w:rsidRPr="00DD3C54">
        <w:rPr>
          <w:rFonts w:cs="Arial"/>
        </w:rPr>
        <w:t>Permission governance</w:t>
      </w:r>
    </w:p>
    <w:p w:rsidRPr="00DD3C54" w:rsidR="00892E3D" w:rsidP="007E3915" w:rsidRDefault="00892E3D" w14:paraId="55502455" w14:textId="77777777">
      <w:pPr>
        <w:pStyle w:val="ListParagraph"/>
        <w:numPr>
          <w:ilvl w:val="0"/>
          <w:numId w:val="13"/>
        </w:numPr>
        <w:rPr>
          <w:rFonts w:cs="Arial"/>
        </w:rPr>
      </w:pPr>
      <w:r w:rsidRPr="00DD3C54">
        <w:rPr>
          <w:rFonts w:cs="Arial"/>
        </w:rPr>
        <w:t>Environment/platform administration</w:t>
      </w:r>
    </w:p>
    <w:p w:rsidRPr="00DD3C54" w:rsidR="00892E3D" w:rsidP="00892E3D" w:rsidRDefault="00892E3D" w14:paraId="7E8EBF05" w14:textId="77777777">
      <w:pPr>
        <w:rPr>
          <w:rFonts w:cs="Arial"/>
        </w:rPr>
      </w:pPr>
      <w:r w:rsidRPr="00DD3C54">
        <w:rPr>
          <w:rFonts w:cs="Arial"/>
        </w:rPr>
        <w:t>This Super Admin role can access all features and settings, provides administrative oversight. But should be tightly restricted because it can bypass normal governance controls.</w:t>
      </w:r>
    </w:p>
    <w:p w:rsidR="00892E3D" w:rsidP="00447716" w:rsidRDefault="00892E3D" w14:paraId="45432378" w14:textId="77777777">
      <w:pPr>
        <w:pStyle w:val="Heading3"/>
      </w:pPr>
      <w:bookmarkStart w:name="_Toc228337215" w:id="88"/>
      <w:bookmarkStart w:name="_Toc232683520" w:id="89"/>
      <w:r w:rsidRPr="00DD3C54">
        <w:t>SOPs</w:t>
      </w:r>
      <w:bookmarkEnd w:id="88"/>
      <w:bookmarkEnd w:id="89"/>
    </w:p>
    <w:p w:rsidRPr="00110B63" w:rsidR="00892E3D" w:rsidP="00447716" w:rsidRDefault="00892E3D" w14:paraId="3BB487CA" w14:textId="77777777">
      <w:r>
        <w:t>A set of governance SOPs are categorised and described below:</w:t>
      </w:r>
    </w:p>
    <w:p w:rsidRPr="00DD3C54" w:rsidR="00892E3D" w:rsidP="00447716" w:rsidRDefault="00892E3D" w14:paraId="17CA1804" w14:textId="77777777">
      <w:pPr>
        <w:pStyle w:val="Heading4"/>
      </w:pPr>
      <w:bookmarkStart w:name="_Toc228337216" w:id="90"/>
      <w:bookmarkStart w:name="_Toc232683521" w:id="91"/>
      <w:r w:rsidRPr="00DD3C54">
        <w:t>Base Principles</w:t>
      </w:r>
      <w:bookmarkEnd w:id="90"/>
      <w:bookmarkEnd w:id="91"/>
    </w:p>
    <w:p w:rsidRPr="00DD3C54" w:rsidR="00892E3D" w:rsidP="00447716" w:rsidRDefault="00892E3D" w14:paraId="3F081DCE" w14:textId="77777777">
      <w:pPr>
        <w:rPr>
          <w:rFonts w:cs="Arial"/>
        </w:rPr>
      </w:pPr>
      <w:r w:rsidRPr="00DD3C54">
        <w:rPr>
          <w:rFonts w:cs="Arial"/>
        </w:rPr>
        <w:t>The following foundational principles apply to all CMS-managed content:</w:t>
      </w:r>
    </w:p>
    <w:p w:rsidRPr="00066C9C" w:rsidR="00892E3D" w:rsidP="00447716" w:rsidRDefault="00892E3D" w14:paraId="356C4533" w14:textId="77777777">
      <w:pPr>
        <w:pStyle w:val="Heading5"/>
        <w:rPr>
          <w:b/>
        </w:rPr>
      </w:pPr>
      <w:bookmarkStart w:name="_Toc228337217" w:id="92"/>
      <w:bookmarkStart w:name="_Toc232683522" w:id="93"/>
      <w:r w:rsidRPr="00066C9C">
        <w:rPr>
          <w:b/>
        </w:rPr>
        <w:t>No Sensitive Data Storage</w:t>
      </w:r>
      <w:bookmarkEnd w:id="92"/>
      <w:bookmarkEnd w:id="93"/>
    </w:p>
    <w:p w:rsidRPr="00DD3C54" w:rsidR="00892E3D" w:rsidP="00447716" w:rsidRDefault="00892E3D" w14:paraId="15A77572" w14:textId="77777777">
      <w:pPr>
        <w:rPr>
          <w:rFonts w:cs="Arial"/>
        </w:rPr>
      </w:pPr>
      <w:r w:rsidRPr="00DD3C54">
        <w:rPr>
          <w:rFonts w:cs="Arial"/>
        </w:rPr>
        <w:t>No private, confidential or sensitive customer data shall be stored in the CMS.</w:t>
      </w:r>
    </w:p>
    <w:p w:rsidRPr="00DD3C54" w:rsidR="00892E3D" w:rsidP="00447716" w:rsidRDefault="00892E3D" w14:paraId="54514791" w14:textId="77777777">
      <w:pPr>
        <w:rPr>
          <w:rFonts w:cs="Arial"/>
        </w:rPr>
      </w:pPr>
      <w:r w:rsidRPr="00DD3C54">
        <w:rPr>
          <w:rFonts w:cs="Arial"/>
        </w:rPr>
        <w:t>The CMS is a configuration and content platform and is not designed for secure transactional data storage. Specifically, the CMS must not store:</w:t>
      </w:r>
    </w:p>
    <w:p w:rsidRPr="00DD3C54" w:rsidR="00892E3D" w:rsidP="007E3915" w:rsidRDefault="00892E3D" w14:paraId="4D336582" w14:textId="77777777">
      <w:pPr>
        <w:pStyle w:val="ListParagraph"/>
        <w:numPr>
          <w:ilvl w:val="0"/>
          <w:numId w:val="4"/>
        </w:numPr>
        <w:rPr>
          <w:rFonts w:cs="Arial"/>
        </w:rPr>
      </w:pPr>
      <w:r w:rsidRPr="00DD3C54">
        <w:rPr>
          <w:rFonts w:cs="Arial"/>
        </w:rPr>
        <w:t>Customer personal data (PII)</w:t>
      </w:r>
    </w:p>
    <w:p w:rsidRPr="00DD3C54" w:rsidR="00892E3D" w:rsidP="007E3915" w:rsidRDefault="00892E3D" w14:paraId="47CA1247" w14:textId="77777777">
      <w:pPr>
        <w:pStyle w:val="ListParagraph"/>
        <w:numPr>
          <w:ilvl w:val="0"/>
          <w:numId w:val="4"/>
        </w:numPr>
        <w:rPr>
          <w:rFonts w:cs="Arial"/>
        </w:rPr>
      </w:pPr>
      <w:r w:rsidRPr="00DD3C54">
        <w:rPr>
          <w:rFonts w:cs="Arial"/>
        </w:rPr>
        <w:t>Account numbers</w:t>
      </w:r>
    </w:p>
    <w:p w:rsidRPr="00DD3C54" w:rsidR="00892E3D" w:rsidP="007E3915" w:rsidRDefault="00892E3D" w14:paraId="2E2C16C5" w14:textId="77777777">
      <w:pPr>
        <w:pStyle w:val="ListParagraph"/>
        <w:numPr>
          <w:ilvl w:val="0"/>
          <w:numId w:val="4"/>
        </w:numPr>
        <w:rPr>
          <w:rFonts w:cs="Arial"/>
        </w:rPr>
      </w:pPr>
      <w:r w:rsidRPr="00DD3C54">
        <w:rPr>
          <w:rFonts w:cs="Arial"/>
        </w:rPr>
        <w:t>Authentication credentials</w:t>
      </w:r>
    </w:p>
    <w:p w:rsidRPr="00DD3C54" w:rsidR="00892E3D" w:rsidP="007E3915" w:rsidRDefault="00892E3D" w14:paraId="6C724966" w14:textId="77777777">
      <w:pPr>
        <w:pStyle w:val="ListParagraph"/>
        <w:numPr>
          <w:ilvl w:val="0"/>
          <w:numId w:val="4"/>
        </w:numPr>
        <w:rPr>
          <w:rFonts w:cs="Arial"/>
        </w:rPr>
      </w:pPr>
      <w:r w:rsidRPr="00DD3C54">
        <w:rPr>
          <w:rFonts w:cs="Arial"/>
        </w:rPr>
        <w:t>Transaction data</w:t>
      </w:r>
    </w:p>
    <w:p w:rsidRPr="00DD3C54" w:rsidR="00892E3D" w:rsidP="007E3915" w:rsidRDefault="00892E3D" w14:paraId="7776B2FB" w14:textId="77777777">
      <w:pPr>
        <w:pStyle w:val="ListParagraph"/>
        <w:numPr>
          <w:ilvl w:val="0"/>
          <w:numId w:val="4"/>
        </w:numPr>
        <w:rPr>
          <w:rFonts w:cs="Arial"/>
        </w:rPr>
      </w:pPr>
      <w:r w:rsidRPr="00DD3C54">
        <w:rPr>
          <w:rFonts w:cs="Arial"/>
        </w:rPr>
        <w:t>Financial balances</w:t>
      </w:r>
    </w:p>
    <w:p w:rsidRPr="00DD3C54" w:rsidR="00892E3D" w:rsidP="007E3915" w:rsidRDefault="00892E3D" w14:paraId="1FBD3ACD" w14:textId="77777777">
      <w:pPr>
        <w:pStyle w:val="ListParagraph"/>
        <w:numPr>
          <w:ilvl w:val="0"/>
          <w:numId w:val="4"/>
        </w:numPr>
        <w:rPr>
          <w:rFonts w:cs="Arial"/>
        </w:rPr>
      </w:pPr>
      <w:r w:rsidRPr="00DD3C54">
        <w:rPr>
          <w:rFonts w:cs="Arial"/>
        </w:rPr>
        <w:t>Runtime-generated data</w:t>
      </w:r>
    </w:p>
    <w:p w:rsidRPr="00DD3C54" w:rsidR="00892E3D" w:rsidP="00447716" w:rsidRDefault="00892E3D" w14:paraId="39858870" w14:textId="77777777">
      <w:pPr>
        <w:rPr>
          <w:rFonts w:cs="Arial"/>
        </w:rPr>
      </w:pPr>
      <w:r w:rsidRPr="00DD3C54">
        <w:rPr>
          <w:rFonts w:cs="Arial"/>
        </w:rPr>
        <w:t>CMS content must be limited to:</w:t>
      </w:r>
    </w:p>
    <w:p w:rsidRPr="00DD3C54" w:rsidR="00892E3D" w:rsidP="007E3915" w:rsidRDefault="00892E3D" w14:paraId="52D012D8" w14:textId="77777777">
      <w:pPr>
        <w:pStyle w:val="ListParagraph"/>
        <w:numPr>
          <w:ilvl w:val="0"/>
          <w:numId w:val="5"/>
        </w:numPr>
        <w:rPr>
          <w:rFonts w:cs="Arial"/>
        </w:rPr>
      </w:pPr>
      <w:r w:rsidRPr="00DD3C54">
        <w:rPr>
          <w:rFonts w:cs="Arial"/>
        </w:rPr>
        <w:t>Static UI content</w:t>
      </w:r>
    </w:p>
    <w:p w:rsidRPr="00DD3C54" w:rsidR="00892E3D" w:rsidP="007E3915" w:rsidRDefault="00892E3D" w14:paraId="136FC05D" w14:textId="77777777">
      <w:pPr>
        <w:pStyle w:val="ListParagraph"/>
        <w:numPr>
          <w:ilvl w:val="0"/>
          <w:numId w:val="5"/>
        </w:numPr>
        <w:rPr>
          <w:rFonts w:cs="Arial"/>
        </w:rPr>
      </w:pPr>
      <w:r w:rsidRPr="00DD3C54">
        <w:rPr>
          <w:rFonts w:cs="Arial"/>
        </w:rPr>
        <w:t>Structural configuration</w:t>
      </w:r>
    </w:p>
    <w:p w:rsidRPr="00DD3C54" w:rsidR="00892E3D" w:rsidP="007E3915" w:rsidRDefault="00892E3D" w14:paraId="413365BC" w14:textId="77777777">
      <w:pPr>
        <w:pStyle w:val="ListParagraph"/>
        <w:numPr>
          <w:ilvl w:val="0"/>
          <w:numId w:val="5"/>
        </w:numPr>
        <w:rPr>
          <w:rFonts w:cs="Arial"/>
        </w:rPr>
      </w:pPr>
      <w:r w:rsidRPr="00DD3C54">
        <w:rPr>
          <w:rFonts w:cs="Arial"/>
        </w:rPr>
        <w:t>Template definitions</w:t>
      </w:r>
    </w:p>
    <w:p w:rsidRPr="00DD3C54" w:rsidR="00892E3D" w:rsidP="007E3915" w:rsidRDefault="00892E3D" w14:paraId="6BD2AEBE" w14:textId="77777777">
      <w:pPr>
        <w:pStyle w:val="ListParagraph"/>
        <w:numPr>
          <w:ilvl w:val="0"/>
          <w:numId w:val="5"/>
        </w:numPr>
        <w:rPr>
          <w:rFonts w:cs="Arial"/>
        </w:rPr>
      </w:pPr>
      <w:r w:rsidRPr="00DD3C54">
        <w:rPr>
          <w:rFonts w:cs="Arial"/>
        </w:rPr>
        <w:t>Controlled enumerations</w:t>
      </w:r>
    </w:p>
    <w:p w:rsidRPr="00DD3C54" w:rsidR="00892E3D" w:rsidP="007E3915" w:rsidRDefault="00892E3D" w14:paraId="0C8699E0" w14:textId="77777777">
      <w:pPr>
        <w:pStyle w:val="ListParagraph"/>
        <w:numPr>
          <w:ilvl w:val="0"/>
          <w:numId w:val="5"/>
        </w:numPr>
        <w:rPr>
          <w:rFonts w:cs="Arial"/>
        </w:rPr>
      </w:pPr>
      <w:r w:rsidRPr="00DD3C54">
        <w:rPr>
          <w:rFonts w:cs="Arial"/>
        </w:rPr>
        <w:t>Non-sensitive reference data</w:t>
      </w:r>
    </w:p>
    <w:p w:rsidRPr="00DD3C54" w:rsidR="00892E3D" w:rsidP="00447716" w:rsidRDefault="00892E3D" w14:paraId="22C9DAC1" w14:textId="77777777">
      <w:pPr>
        <w:rPr>
          <w:rFonts w:cs="Arial"/>
        </w:rPr>
      </w:pPr>
      <w:r w:rsidRPr="00DD3C54">
        <w:rPr>
          <w:rFonts w:cs="Arial"/>
        </w:rPr>
        <w:t>All runtime data must be retrieved from domain services.</w:t>
      </w:r>
    </w:p>
    <w:p w:rsidRPr="00652745" w:rsidR="00892E3D" w:rsidP="00447716" w:rsidRDefault="00892E3D" w14:paraId="34D9D051" w14:textId="77777777">
      <w:pPr>
        <w:pStyle w:val="Heading5"/>
      </w:pPr>
      <w:bookmarkStart w:name="_Toc228337218" w:id="94"/>
      <w:bookmarkStart w:name="_Toc232683523" w:id="95"/>
      <w:r w:rsidRPr="00DD3C54">
        <w:t>Clear Ownership Boundaries</w:t>
      </w:r>
      <w:bookmarkEnd w:id="94"/>
      <w:bookmarkEnd w:id="95"/>
    </w:p>
    <w:p w:rsidRPr="00DD3C54" w:rsidR="00892E3D" w:rsidP="007E3915" w:rsidRDefault="00892E3D" w14:paraId="231981BA" w14:textId="77777777">
      <w:pPr>
        <w:pStyle w:val="ListParagraph"/>
        <w:numPr>
          <w:ilvl w:val="0"/>
          <w:numId w:val="6"/>
        </w:numPr>
        <w:rPr>
          <w:rFonts w:cs="Arial"/>
        </w:rPr>
      </w:pPr>
      <w:r w:rsidRPr="00DD3C54">
        <w:rPr>
          <w:rFonts w:cs="Arial"/>
        </w:rPr>
        <w:t>CMS owns content storage, versioning, and governance</w:t>
      </w:r>
    </w:p>
    <w:p w:rsidRPr="00DD3C54" w:rsidR="00892E3D" w:rsidP="007E3915" w:rsidRDefault="00892E3D" w14:paraId="24928F4B" w14:textId="77777777">
      <w:pPr>
        <w:pStyle w:val="ListParagraph"/>
        <w:numPr>
          <w:ilvl w:val="0"/>
          <w:numId w:val="6"/>
        </w:numPr>
        <w:rPr>
          <w:rFonts w:cs="Arial"/>
        </w:rPr>
      </w:pPr>
      <w:r w:rsidRPr="00DD3C54">
        <w:rPr>
          <w:rFonts w:cs="Arial"/>
        </w:rPr>
        <w:t>Consuming domains own schema definition and semantic correctness</w:t>
      </w:r>
    </w:p>
    <w:p w:rsidRPr="00DD3C54" w:rsidR="00892E3D" w:rsidP="007E3915" w:rsidRDefault="00892E3D" w14:paraId="258FF81B" w14:textId="77777777">
      <w:pPr>
        <w:pStyle w:val="ListParagraph"/>
        <w:numPr>
          <w:ilvl w:val="0"/>
          <w:numId w:val="6"/>
        </w:numPr>
        <w:rPr>
          <w:rFonts w:cs="Arial"/>
        </w:rPr>
      </w:pPr>
      <w:r w:rsidRPr="00DD3C54">
        <w:rPr>
          <w:rFonts w:cs="Arial"/>
        </w:rPr>
        <w:t>CMS does not validate business logic</w:t>
      </w:r>
    </w:p>
    <w:p w:rsidRPr="00DD3C54" w:rsidR="00892E3D" w:rsidP="007E3915" w:rsidRDefault="00892E3D" w14:paraId="1F2DDEB4" w14:textId="77777777">
      <w:pPr>
        <w:pStyle w:val="ListParagraph"/>
        <w:numPr>
          <w:ilvl w:val="0"/>
          <w:numId w:val="6"/>
        </w:numPr>
        <w:rPr>
          <w:rFonts w:cs="Arial"/>
        </w:rPr>
      </w:pPr>
      <w:r w:rsidRPr="00DD3C54">
        <w:rPr>
          <w:rFonts w:cs="Arial"/>
        </w:rPr>
        <w:t>CMS does not determine runtime behaviour</w:t>
      </w:r>
    </w:p>
    <w:p w:rsidRPr="00ED17A5" w:rsidR="00892E3D" w:rsidP="00447716" w:rsidRDefault="00892E3D" w14:paraId="3DC57063" w14:textId="77777777">
      <w:pPr>
        <w:pStyle w:val="Heading5"/>
      </w:pPr>
      <w:bookmarkStart w:name="_Toc228337219" w:id="96"/>
      <w:bookmarkStart w:name="_Toc232683524" w:id="97"/>
      <w:r w:rsidRPr="00ED17A5">
        <w:t>Version Control</w:t>
      </w:r>
      <w:bookmarkEnd w:id="96"/>
      <w:bookmarkEnd w:id="97"/>
    </w:p>
    <w:p w:rsidRPr="00DD3C54" w:rsidR="00892E3D" w:rsidP="00447716" w:rsidRDefault="00892E3D" w14:paraId="5A756D5D" w14:textId="77777777">
      <w:pPr>
        <w:rPr>
          <w:rFonts w:cs="Arial"/>
        </w:rPr>
      </w:pPr>
      <w:r w:rsidRPr="00DD3C54">
        <w:rPr>
          <w:rFonts w:cs="Arial"/>
        </w:rPr>
        <w:t>All publishable content must be version-controlled.</w:t>
      </w:r>
      <w:r>
        <w:rPr>
          <w:rFonts w:cs="Arial"/>
        </w:rPr>
        <w:t xml:space="preserve"> </w:t>
      </w:r>
      <w:r w:rsidRPr="00DD3C54">
        <w:rPr>
          <w:rFonts w:cs="Arial"/>
        </w:rPr>
        <w:t>Breaking structural changes must follow agreed contract versioning strategy.</w:t>
      </w:r>
    </w:p>
    <w:p w:rsidRPr="00F0658F" w:rsidR="00F0658F" w:rsidP="00F0658F" w:rsidRDefault="00F0658F" w14:paraId="40483634" w14:textId="5B85F3C5">
      <w:pPr>
        <w:pStyle w:val="Heading4"/>
        <w:rPr>
          <w:lang w:val="en-SG"/>
        </w:rPr>
      </w:pPr>
      <w:bookmarkStart w:name="_Toc228337220" w:id="98"/>
      <w:bookmarkStart w:name="_Toc232683525" w:id="99"/>
      <w:r w:rsidRPr="00F0658F">
        <w:rPr>
          <w:lang w:val="en-SG"/>
        </w:rPr>
        <w:t>Naming Conventions</w:t>
      </w:r>
      <w:bookmarkEnd w:id="98"/>
      <w:bookmarkEnd w:id="99"/>
    </w:p>
    <w:p w:rsidRPr="00F0658F" w:rsidR="00F0658F" w:rsidP="00F0658F" w:rsidRDefault="00F0658F" w14:paraId="13829DC4" w14:textId="56FC17BD">
      <w:pPr>
        <w:rPr>
          <w:lang w:val="en-SG"/>
        </w:rPr>
      </w:pPr>
      <w:r w:rsidRPr="00F0658F">
        <w:rPr>
          <w:lang w:val="en-SG"/>
        </w:rPr>
        <w:t>To ensure consistency across systems, Strapi naming must follow three conventions:</w:t>
      </w:r>
    </w:p>
    <w:p w:rsidRPr="001B0CBA" w:rsidR="00F0658F" w:rsidP="007E3915" w:rsidRDefault="00F0658F" w14:paraId="14EB1EFB" w14:textId="49555AB8">
      <w:pPr>
        <w:pStyle w:val="ListParagraph"/>
        <w:numPr>
          <w:ilvl w:val="0"/>
          <w:numId w:val="25"/>
        </w:numPr>
        <w:rPr>
          <w:lang w:val="en-SG"/>
        </w:rPr>
      </w:pPr>
      <w:r w:rsidRPr="001B0CBA">
        <w:rPr>
          <w:lang w:val="en-SG"/>
        </w:rPr>
        <w:t>Content naming must use kebab-case</w:t>
      </w:r>
    </w:p>
    <w:p w:rsidRPr="001B0CBA" w:rsidR="00F0658F" w:rsidP="007E3915" w:rsidRDefault="00F0658F" w14:paraId="1B102E32" w14:textId="6BAFB75E">
      <w:pPr>
        <w:pStyle w:val="ListParagraph"/>
        <w:numPr>
          <w:ilvl w:val="0"/>
          <w:numId w:val="25"/>
        </w:numPr>
        <w:rPr>
          <w:lang w:val="en-SG"/>
        </w:rPr>
      </w:pPr>
      <w:r w:rsidRPr="001B0CBA">
        <w:rPr>
          <w:lang w:val="en-SG"/>
        </w:rPr>
        <w:t>Content field naming must use camelCase</w:t>
      </w:r>
    </w:p>
    <w:p w:rsidRPr="001B0CBA" w:rsidR="00F0658F" w:rsidP="007E3915" w:rsidRDefault="00F0658F" w14:paraId="75EC7EEB" w14:textId="58A6FFFC">
      <w:pPr>
        <w:pStyle w:val="ListParagraph"/>
        <w:numPr>
          <w:ilvl w:val="0"/>
          <w:numId w:val="25"/>
        </w:numPr>
        <w:rPr>
          <w:lang w:val="en-SG"/>
        </w:rPr>
      </w:pPr>
      <w:r w:rsidRPr="001B0CBA">
        <w:rPr>
          <w:lang w:val="en-SG"/>
        </w:rPr>
        <w:t>Data values in ID-related fields must use snake_case</w:t>
      </w:r>
    </w:p>
    <w:p w:rsidRPr="00F0658F" w:rsidR="00F0658F" w:rsidP="001B0CBA" w:rsidRDefault="00F0658F" w14:paraId="532FDD0C" w14:textId="37436A06">
      <w:pPr>
        <w:pStyle w:val="Heading5"/>
        <w:rPr>
          <w:lang w:val="en-SG"/>
        </w:rPr>
      </w:pPr>
      <w:bookmarkStart w:name="_Toc228337221" w:id="100"/>
      <w:bookmarkStart w:name="_Toc232683526" w:id="101"/>
      <w:r w:rsidRPr="00F0658F">
        <w:rPr>
          <w:lang w:val="en-SG"/>
        </w:rPr>
        <w:t>Content Naming</w:t>
      </w:r>
      <w:bookmarkEnd w:id="100"/>
      <w:bookmarkEnd w:id="101"/>
    </w:p>
    <w:p w:rsidRPr="00F0658F" w:rsidR="00F0658F" w:rsidP="00F0658F" w:rsidRDefault="00F0658F" w14:paraId="28BC4730" w14:textId="44B19820">
      <w:pPr>
        <w:rPr>
          <w:lang w:val="en-SG"/>
        </w:rPr>
      </w:pPr>
      <w:r w:rsidRPr="00F0658F">
        <w:rPr>
          <w:lang w:val="en-SG"/>
        </w:rPr>
        <w:t>Content names and human-readable content configuration names must use kebab-case</w:t>
      </w:r>
      <w:r w:rsidR="00041FF6">
        <w:rPr>
          <w:lang w:val="en-SG"/>
        </w:rPr>
        <w:t xml:space="preserve"> to be compliant with API design standards.</w:t>
      </w:r>
    </w:p>
    <w:p w:rsidRPr="00017D24" w:rsidR="00017D24" w:rsidP="00017D24" w:rsidRDefault="00F0658F" w14:paraId="4AC3FDEE" w14:textId="24B89625">
      <w:pPr>
        <w:rPr>
          <w:lang w:val="en-SG"/>
        </w:rPr>
      </w:pPr>
      <w:r w:rsidRPr="00F0658F">
        <w:rPr>
          <w:lang w:val="en-SG"/>
        </w:rPr>
        <w:t>This applies to</w:t>
      </w:r>
      <w:r w:rsidR="00017D24">
        <w:rPr>
          <w:lang w:val="en-SG"/>
        </w:rPr>
        <w:t xml:space="preserve"> any collection or single type content configuration made within Strapi</w:t>
      </w:r>
    </w:p>
    <w:p w:rsidRPr="00F0658F" w:rsidR="00F0658F" w:rsidP="00F0658F" w:rsidRDefault="00F0658F" w14:paraId="62E2FC22" w14:textId="1B65A1B7">
      <w:pPr>
        <w:rPr>
          <w:lang w:val="en-SG"/>
        </w:rPr>
      </w:pPr>
      <w:r w:rsidRPr="00F0658F">
        <w:rPr>
          <w:lang w:val="en-SG"/>
        </w:rPr>
        <w:t>Correct examples:</w:t>
      </w:r>
    </w:p>
    <w:p w:rsidRPr="00B4671B" w:rsidR="00F0658F" w:rsidP="007E3915" w:rsidRDefault="000641CD" w14:paraId="38EF9019" w14:textId="53295496">
      <w:pPr>
        <w:pStyle w:val="ListParagraph"/>
        <w:numPr>
          <w:ilvl w:val="0"/>
          <w:numId w:val="24"/>
        </w:numPr>
        <w:rPr>
          <w:lang w:val="en-SG"/>
        </w:rPr>
      </w:pPr>
      <w:r w:rsidRPr="00B4671B">
        <w:rPr>
          <w:lang w:val="en-SG"/>
        </w:rPr>
        <w:t>notification-template</w:t>
      </w:r>
    </w:p>
    <w:p w:rsidR="00F0658F" w:rsidP="007E3915" w:rsidRDefault="006D28BA" w14:paraId="5977F090" w14:textId="721C546C">
      <w:pPr>
        <w:pStyle w:val="ListParagraph"/>
        <w:numPr>
          <w:ilvl w:val="0"/>
          <w:numId w:val="24"/>
        </w:numPr>
        <w:rPr>
          <w:lang w:val="en-SG"/>
        </w:rPr>
      </w:pPr>
      <w:r>
        <w:rPr>
          <w:lang w:val="en-SG"/>
        </w:rPr>
        <w:t>module</w:t>
      </w:r>
    </w:p>
    <w:p w:rsidR="00B4671B" w:rsidP="007E3915" w:rsidRDefault="00B4671B" w14:paraId="4D83DF7D" w14:textId="7CF32730">
      <w:pPr>
        <w:pStyle w:val="ListParagraph"/>
        <w:numPr>
          <w:ilvl w:val="0"/>
          <w:numId w:val="24"/>
        </w:numPr>
        <w:rPr>
          <w:lang w:val="en-SG"/>
        </w:rPr>
      </w:pPr>
      <w:r>
        <w:rPr>
          <w:lang w:val="en-SG"/>
        </w:rPr>
        <w:t>receipt-template</w:t>
      </w:r>
    </w:p>
    <w:p w:rsidR="00B4671B" w:rsidP="007E3915" w:rsidRDefault="00B4671B" w14:paraId="27C39958" w14:textId="7E0641C7">
      <w:pPr>
        <w:pStyle w:val="ListParagraph"/>
        <w:numPr>
          <w:ilvl w:val="0"/>
          <w:numId w:val="24"/>
        </w:numPr>
        <w:rPr>
          <w:lang w:val="en-SG"/>
        </w:rPr>
      </w:pPr>
      <w:r>
        <w:rPr>
          <w:lang w:val="en-SG"/>
        </w:rPr>
        <w:t>screen</w:t>
      </w:r>
    </w:p>
    <w:p w:rsidRPr="00B4671B" w:rsidR="00B4671B" w:rsidP="007E3915" w:rsidRDefault="00B4671B" w14:paraId="64643105" w14:textId="2A9DE474">
      <w:pPr>
        <w:pStyle w:val="ListParagraph"/>
        <w:numPr>
          <w:ilvl w:val="0"/>
          <w:numId w:val="24"/>
        </w:numPr>
        <w:rPr>
          <w:lang w:val="en-SG"/>
        </w:rPr>
      </w:pPr>
      <w:r>
        <w:rPr>
          <w:lang w:val="en-SG"/>
        </w:rPr>
        <w:t>common-text</w:t>
      </w:r>
    </w:p>
    <w:p w:rsidRPr="00F0658F" w:rsidR="00F0658F" w:rsidP="00F0658F" w:rsidRDefault="00F0658F" w14:paraId="4F35EAD4" w14:textId="677E3CFD">
      <w:pPr>
        <w:rPr>
          <w:lang w:val="en-SG"/>
        </w:rPr>
      </w:pPr>
      <w:r w:rsidRPr="00F0658F">
        <w:rPr>
          <w:lang w:val="en-SG"/>
        </w:rPr>
        <w:t>Incorrect examples:</w:t>
      </w:r>
    </w:p>
    <w:p w:rsidR="00F0658F" w:rsidP="007E3915" w:rsidRDefault="000641CD" w14:paraId="75A8CE91" w14:textId="6623CD60">
      <w:pPr>
        <w:pStyle w:val="ListParagraph"/>
        <w:numPr>
          <w:ilvl w:val="0"/>
          <w:numId w:val="23"/>
        </w:numPr>
        <w:rPr>
          <w:lang w:val="en-SG"/>
        </w:rPr>
      </w:pPr>
      <w:r w:rsidRPr="000641CD">
        <w:rPr>
          <w:lang w:val="en-SG"/>
        </w:rPr>
        <w:t>notificationTemplate</w:t>
      </w:r>
    </w:p>
    <w:p w:rsidR="000641CD" w:rsidP="007E3915" w:rsidRDefault="000641CD" w14:paraId="68A4354F" w14:textId="3EE8E855">
      <w:pPr>
        <w:pStyle w:val="ListParagraph"/>
        <w:numPr>
          <w:ilvl w:val="0"/>
          <w:numId w:val="23"/>
        </w:numPr>
        <w:rPr>
          <w:lang w:val="en-SG"/>
        </w:rPr>
      </w:pPr>
      <w:r>
        <w:rPr>
          <w:lang w:val="en-SG"/>
        </w:rPr>
        <w:t>ReceiptTemplate</w:t>
      </w:r>
    </w:p>
    <w:p w:rsidRPr="00B4671B" w:rsidR="00F0658F" w:rsidP="007E3915" w:rsidRDefault="00B4671B" w14:paraId="680981AA" w14:textId="5B9ED426">
      <w:pPr>
        <w:pStyle w:val="ListParagraph"/>
        <w:numPr>
          <w:ilvl w:val="0"/>
          <w:numId w:val="23"/>
        </w:numPr>
        <w:rPr>
          <w:lang w:val="en-SG"/>
        </w:rPr>
      </w:pPr>
      <w:r>
        <w:rPr>
          <w:lang w:val="en-SG"/>
        </w:rPr>
        <w:t>common_text</w:t>
      </w:r>
    </w:p>
    <w:p w:rsidRPr="00066C9C" w:rsidR="00F0658F" w:rsidP="00860A5F" w:rsidRDefault="00F0658F" w14:paraId="205672BB" w14:textId="0C94A5FC">
      <w:pPr>
        <w:pStyle w:val="Heading5"/>
        <w:rPr>
          <w:b/>
          <w:lang w:val="en-SG"/>
        </w:rPr>
      </w:pPr>
      <w:bookmarkStart w:name="_Toc228337222" w:id="102"/>
      <w:bookmarkStart w:name="_Toc232683527" w:id="103"/>
      <w:r w:rsidRPr="00066C9C">
        <w:rPr>
          <w:b/>
          <w:lang w:val="en-SG"/>
        </w:rPr>
        <w:t>Content Field Naming</w:t>
      </w:r>
      <w:bookmarkEnd w:id="102"/>
      <w:bookmarkEnd w:id="103"/>
    </w:p>
    <w:p w:rsidRPr="00F0658F" w:rsidR="00F0658F" w:rsidP="00F0658F" w:rsidRDefault="00F0658F" w14:paraId="4C83557C" w14:textId="123793B6">
      <w:pPr>
        <w:rPr>
          <w:lang w:val="en-SG"/>
        </w:rPr>
      </w:pPr>
      <w:r w:rsidRPr="00F0658F">
        <w:rPr>
          <w:lang w:val="en-SG"/>
        </w:rPr>
        <w:t>Fields within content records must use camelCase</w:t>
      </w:r>
    </w:p>
    <w:p w:rsidRPr="00F0658F" w:rsidR="00F0658F" w:rsidP="00F0658F" w:rsidRDefault="00F0658F" w14:paraId="11E99EDE" w14:textId="2A2AAD6E">
      <w:pPr>
        <w:rPr>
          <w:lang w:val="en-SG"/>
        </w:rPr>
      </w:pPr>
      <w:r w:rsidRPr="00F0658F">
        <w:rPr>
          <w:lang w:val="en-SG"/>
        </w:rPr>
        <w:t>This applies to:</w:t>
      </w:r>
    </w:p>
    <w:p w:rsidRPr="00860A5F" w:rsidR="00F0658F" w:rsidP="007E3915" w:rsidRDefault="00F0658F" w14:paraId="4A805F79" w14:textId="0CE1BC7A">
      <w:pPr>
        <w:pStyle w:val="ListParagraph"/>
        <w:numPr>
          <w:ilvl w:val="0"/>
          <w:numId w:val="22"/>
        </w:numPr>
        <w:rPr>
          <w:lang w:val="en-SG"/>
        </w:rPr>
      </w:pPr>
      <w:r w:rsidRPr="00860A5F">
        <w:rPr>
          <w:lang w:val="en-SG"/>
        </w:rPr>
        <w:t>Content type fields</w:t>
      </w:r>
    </w:p>
    <w:p w:rsidRPr="00860A5F" w:rsidR="00F0658F" w:rsidP="007E3915" w:rsidRDefault="00F0658F" w14:paraId="39DB80F8" w14:textId="16753D45">
      <w:pPr>
        <w:pStyle w:val="ListParagraph"/>
        <w:numPr>
          <w:ilvl w:val="0"/>
          <w:numId w:val="22"/>
        </w:numPr>
        <w:rPr>
          <w:lang w:val="en-SG"/>
        </w:rPr>
      </w:pPr>
      <w:r w:rsidRPr="00860A5F">
        <w:rPr>
          <w:lang w:val="en-SG"/>
        </w:rPr>
        <w:t>Component fields</w:t>
      </w:r>
    </w:p>
    <w:p w:rsidRPr="00860A5F" w:rsidR="00F0658F" w:rsidP="007E3915" w:rsidRDefault="00F0658F" w14:paraId="34EF8608" w14:textId="112EEBE1">
      <w:pPr>
        <w:pStyle w:val="ListParagraph"/>
        <w:numPr>
          <w:ilvl w:val="0"/>
          <w:numId w:val="22"/>
        </w:numPr>
        <w:rPr>
          <w:lang w:val="en-SG"/>
        </w:rPr>
      </w:pPr>
      <w:r w:rsidRPr="00860A5F">
        <w:rPr>
          <w:lang w:val="en-SG"/>
        </w:rPr>
        <w:t>Nested JSON object fields</w:t>
      </w:r>
    </w:p>
    <w:p w:rsidRPr="00860A5F" w:rsidR="00F0658F" w:rsidP="007E3915" w:rsidRDefault="00F0658F" w14:paraId="63F5B5E0" w14:textId="54AAF757">
      <w:pPr>
        <w:pStyle w:val="ListParagraph"/>
        <w:numPr>
          <w:ilvl w:val="0"/>
          <w:numId w:val="22"/>
        </w:numPr>
        <w:rPr>
          <w:lang w:val="en-SG"/>
        </w:rPr>
      </w:pPr>
      <w:r w:rsidRPr="00860A5F">
        <w:rPr>
          <w:lang w:val="en-SG"/>
        </w:rPr>
        <w:t>API response field names</w:t>
      </w:r>
    </w:p>
    <w:p w:rsidRPr="00860A5F" w:rsidR="00F0658F" w:rsidP="007E3915" w:rsidRDefault="00F0658F" w14:paraId="644F2B76" w14:textId="4AEA5DC1">
      <w:pPr>
        <w:pStyle w:val="ListParagraph"/>
        <w:numPr>
          <w:ilvl w:val="0"/>
          <w:numId w:val="22"/>
        </w:numPr>
        <w:rPr>
          <w:lang w:val="en-SG"/>
        </w:rPr>
      </w:pPr>
      <w:r w:rsidRPr="00860A5F">
        <w:rPr>
          <w:lang w:val="en-SG"/>
        </w:rPr>
        <w:t>Metadata fields</w:t>
      </w:r>
    </w:p>
    <w:p w:rsidRPr="00860A5F" w:rsidR="00F0658F" w:rsidP="007E3915" w:rsidRDefault="00F0658F" w14:paraId="4CEBBC26" w14:textId="66650E0A">
      <w:pPr>
        <w:pStyle w:val="ListParagraph"/>
        <w:numPr>
          <w:ilvl w:val="0"/>
          <w:numId w:val="22"/>
        </w:numPr>
        <w:rPr>
          <w:lang w:val="en-SG"/>
        </w:rPr>
      </w:pPr>
      <w:r w:rsidRPr="00860A5F">
        <w:rPr>
          <w:lang w:val="en-SG"/>
        </w:rPr>
        <w:t>ID-related field names</w:t>
      </w:r>
    </w:p>
    <w:p w:rsidRPr="00F0658F" w:rsidR="00F0658F" w:rsidP="00F0658F" w:rsidRDefault="00F0658F" w14:paraId="67D91EE8" w14:textId="21C3BB62">
      <w:pPr>
        <w:rPr>
          <w:lang w:val="en-SG"/>
        </w:rPr>
      </w:pPr>
      <w:r w:rsidRPr="00F0658F">
        <w:rPr>
          <w:lang w:val="en-SG"/>
        </w:rPr>
        <w:t>Correct examples:</w:t>
      </w:r>
    </w:p>
    <w:p w:rsidRPr="0067019B" w:rsidR="00F0658F" w:rsidP="007E3915" w:rsidRDefault="00F0658F" w14:paraId="0F83AADD" w14:textId="12B33694">
      <w:pPr>
        <w:pStyle w:val="ListParagraph"/>
        <w:numPr>
          <w:ilvl w:val="0"/>
          <w:numId w:val="21"/>
        </w:numPr>
        <w:rPr>
          <w:lang w:val="en-SG"/>
        </w:rPr>
      </w:pPr>
      <w:r w:rsidRPr="0067019B">
        <w:rPr>
          <w:lang w:val="en-SG"/>
        </w:rPr>
        <w:t>screenTitle</w:t>
      </w:r>
    </w:p>
    <w:p w:rsidRPr="0067019B" w:rsidR="00F0658F" w:rsidP="007E3915" w:rsidRDefault="00F0658F" w14:paraId="493E8812" w14:textId="63A102CB">
      <w:pPr>
        <w:pStyle w:val="ListParagraph"/>
        <w:numPr>
          <w:ilvl w:val="0"/>
          <w:numId w:val="21"/>
        </w:numPr>
        <w:rPr>
          <w:lang w:val="en-SG"/>
        </w:rPr>
      </w:pPr>
      <w:r w:rsidRPr="0067019B">
        <w:rPr>
          <w:lang w:val="en-SG"/>
        </w:rPr>
        <w:t>helpText</w:t>
      </w:r>
    </w:p>
    <w:p w:rsidRPr="0067019B" w:rsidR="00F0658F" w:rsidP="007E3915" w:rsidRDefault="00F0658F" w14:paraId="7EF705AF" w14:textId="32F4FEB0">
      <w:pPr>
        <w:pStyle w:val="ListParagraph"/>
        <w:numPr>
          <w:ilvl w:val="0"/>
          <w:numId w:val="21"/>
        </w:numPr>
        <w:rPr>
          <w:lang w:val="en-SG"/>
        </w:rPr>
      </w:pPr>
      <w:r w:rsidRPr="0067019B">
        <w:rPr>
          <w:lang w:val="en-SG"/>
        </w:rPr>
        <w:t>primaryButtonLabel</w:t>
      </w:r>
    </w:p>
    <w:p w:rsidRPr="0067019B" w:rsidR="00F0658F" w:rsidP="007E3915" w:rsidRDefault="00F0658F" w14:paraId="65A20109" w14:textId="7BDB70B6">
      <w:pPr>
        <w:pStyle w:val="ListParagraph"/>
        <w:numPr>
          <w:ilvl w:val="0"/>
          <w:numId w:val="21"/>
        </w:numPr>
        <w:rPr>
          <w:lang w:val="en-SG"/>
        </w:rPr>
      </w:pPr>
      <w:r w:rsidRPr="0067019B">
        <w:rPr>
          <w:lang w:val="en-SG"/>
        </w:rPr>
        <w:t>errorMessageTemplate</w:t>
      </w:r>
    </w:p>
    <w:p w:rsidRPr="0067019B" w:rsidR="00F0658F" w:rsidP="007E3915" w:rsidRDefault="00F0658F" w14:paraId="130E96DB" w14:textId="2C8000F6">
      <w:pPr>
        <w:pStyle w:val="ListParagraph"/>
        <w:numPr>
          <w:ilvl w:val="0"/>
          <w:numId w:val="21"/>
        </w:numPr>
        <w:rPr>
          <w:lang w:val="en-SG"/>
        </w:rPr>
      </w:pPr>
      <w:r w:rsidRPr="0067019B">
        <w:rPr>
          <w:lang w:val="en-SG"/>
        </w:rPr>
        <w:t>displayOrder</w:t>
      </w:r>
    </w:p>
    <w:p w:rsidRPr="0067019B" w:rsidR="00F0658F" w:rsidP="007E3915" w:rsidRDefault="00F0658F" w14:paraId="31BE0835" w14:textId="45B1A72C">
      <w:pPr>
        <w:pStyle w:val="ListParagraph"/>
        <w:numPr>
          <w:ilvl w:val="0"/>
          <w:numId w:val="21"/>
        </w:numPr>
        <w:rPr>
          <w:lang w:val="en-SG"/>
        </w:rPr>
      </w:pPr>
      <w:r w:rsidRPr="0067019B">
        <w:rPr>
          <w:lang w:val="en-SG"/>
        </w:rPr>
        <w:t>dataBindingKey</w:t>
      </w:r>
    </w:p>
    <w:p w:rsidRPr="0067019B" w:rsidR="00F0658F" w:rsidP="007E3915" w:rsidRDefault="006D28BA" w14:paraId="624D9904" w14:textId="69E460D0">
      <w:pPr>
        <w:pStyle w:val="ListParagraph"/>
        <w:numPr>
          <w:ilvl w:val="0"/>
          <w:numId w:val="21"/>
        </w:numPr>
        <w:rPr>
          <w:lang w:val="en-SG"/>
        </w:rPr>
      </w:pPr>
      <w:r>
        <w:rPr>
          <w:lang w:val="en-SG"/>
        </w:rPr>
        <w:t>module</w:t>
      </w:r>
      <w:r w:rsidRPr="0067019B" w:rsidR="00F0658F">
        <w:rPr>
          <w:lang w:val="en-SG"/>
        </w:rPr>
        <w:t>Id</w:t>
      </w:r>
    </w:p>
    <w:p w:rsidRPr="0067019B" w:rsidR="00F0658F" w:rsidP="007E3915" w:rsidRDefault="00F0658F" w14:paraId="55F41E65" w14:textId="4D4E01E2">
      <w:pPr>
        <w:pStyle w:val="ListParagraph"/>
        <w:numPr>
          <w:ilvl w:val="0"/>
          <w:numId w:val="21"/>
        </w:numPr>
        <w:rPr>
          <w:lang w:val="en-SG"/>
        </w:rPr>
      </w:pPr>
      <w:r w:rsidRPr="0067019B">
        <w:rPr>
          <w:lang w:val="en-SG"/>
        </w:rPr>
        <w:t>screenId</w:t>
      </w:r>
    </w:p>
    <w:p w:rsidRPr="0067019B" w:rsidR="00F0658F" w:rsidP="007E3915" w:rsidRDefault="00F0658F" w14:paraId="113EF0C5" w14:textId="44AB2C3E">
      <w:pPr>
        <w:pStyle w:val="ListParagraph"/>
        <w:numPr>
          <w:ilvl w:val="0"/>
          <w:numId w:val="21"/>
        </w:numPr>
        <w:rPr>
          <w:lang w:val="en-SG"/>
        </w:rPr>
      </w:pPr>
      <w:r w:rsidRPr="0067019B">
        <w:rPr>
          <w:lang w:val="en-SG"/>
        </w:rPr>
        <w:t>modalId</w:t>
      </w:r>
    </w:p>
    <w:p w:rsidRPr="0067019B" w:rsidR="00F0658F" w:rsidP="007E3915" w:rsidRDefault="00F0658F" w14:paraId="512D68E1" w14:textId="75CD2B00">
      <w:pPr>
        <w:pStyle w:val="ListParagraph"/>
        <w:numPr>
          <w:ilvl w:val="0"/>
          <w:numId w:val="21"/>
        </w:numPr>
        <w:rPr>
          <w:lang w:val="en-SG"/>
        </w:rPr>
      </w:pPr>
      <w:r w:rsidRPr="0067019B">
        <w:rPr>
          <w:lang w:val="en-SG"/>
        </w:rPr>
        <w:t>componentId</w:t>
      </w:r>
    </w:p>
    <w:p w:rsidRPr="00F0658F" w:rsidR="00F0658F" w:rsidP="00F0658F" w:rsidRDefault="00F0658F" w14:paraId="422FCFD7" w14:textId="4B1021A0">
      <w:pPr>
        <w:rPr>
          <w:lang w:val="en-SG"/>
        </w:rPr>
      </w:pPr>
      <w:r w:rsidRPr="00F0658F">
        <w:rPr>
          <w:lang w:val="en-SG"/>
        </w:rPr>
        <w:t>Incorrect examples:</w:t>
      </w:r>
    </w:p>
    <w:p w:rsidRPr="0067019B" w:rsidR="00F0658F" w:rsidP="007E3915" w:rsidRDefault="00F0658F" w14:paraId="3F453523" w14:textId="2D1A4C1F">
      <w:pPr>
        <w:pStyle w:val="ListParagraph"/>
        <w:numPr>
          <w:ilvl w:val="0"/>
          <w:numId w:val="20"/>
        </w:numPr>
        <w:rPr>
          <w:lang w:val="en-SG"/>
        </w:rPr>
      </w:pPr>
      <w:r w:rsidRPr="0067019B">
        <w:rPr>
          <w:lang w:val="en-SG"/>
        </w:rPr>
        <w:t>Screen_Title</w:t>
      </w:r>
    </w:p>
    <w:p w:rsidRPr="0067019B" w:rsidR="00F0658F" w:rsidP="007E3915" w:rsidRDefault="00F0658F" w14:paraId="5D1444DF" w14:textId="64E719D3">
      <w:pPr>
        <w:pStyle w:val="ListParagraph"/>
        <w:numPr>
          <w:ilvl w:val="0"/>
          <w:numId w:val="20"/>
        </w:numPr>
        <w:rPr>
          <w:lang w:val="en-SG"/>
        </w:rPr>
      </w:pPr>
      <w:r w:rsidRPr="0067019B">
        <w:rPr>
          <w:lang w:val="en-SG"/>
        </w:rPr>
        <w:t>help-text</w:t>
      </w:r>
    </w:p>
    <w:p w:rsidRPr="0067019B" w:rsidR="00F0658F" w:rsidP="007E3915" w:rsidRDefault="00F0658F" w14:paraId="6DA311F3" w14:textId="10D6A852">
      <w:pPr>
        <w:pStyle w:val="ListParagraph"/>
        <w:numPr>
          <w:ilvl w:val="0"/>
          <w:numId w:val="20"/>
        </w:numPr>
        <w:rPr>
          <w:lang w:val="en-SG"/>
        </w:rPr>
      </w:pPr>
      <w:r w:rsidRPr="0067019B">
        <w:rPr>
          <w:lang w:val="en-SG"/>
        </w:rPr>
        <w:t>primary_button_label</w:t>
      </w:r>
    </w:p>
    <w:p w:rsidRPr="0067019B" w:rsidR="00F0658F" w:rsidP="007E3915" w:rsidRDefault="00F0658F" w14:paraId="23F4898C" w14:textId="1603FE26">
      <w:pPr>
        <w:pStyle w:val="ListParagraph"/>
        <w:numPr>
          <w:ilvl w:val="0"/>
          <w:numId w:val="20"/>
        </w:numPr>
        <w:rPr>
          <w:lang w:val="en-SG"/>
        </w:rPr>
      </w:pPr>
      <w:r w:rsidRPr="0067019B">
        <w:rPr>
          <w:lang w:val="en-SG"/>
        </w:rPr>
        <w:t>ErrorMessage</w:t>
      </w:r>
    </w:p>
    <w:p w:rsidRPr="0067019B" w:rsidR="00F0658F" w:rsidP="007E3915" w:rsidRDefault="00F0658F" w14:paraId="774D737B" w14:textId="3239BFA9">
      <w:pPr>
        <w:pStyle w:val="ListParagraph"/>
        <w:numPr>
          <w:ilvl w:val="0"/>
          <w:numId w:val="20"/>
        </w:numPr>
        <w:rPr>
          <w:lang w:val="en-SG"/>
        </w:rPr>
      </w:pPr>
      <w:r w:rsidRPr="0067019B">
        <w:rPr>
          <w:lang w:val="en-SG"/>
        </w:rPr>
        <w:t>display-order</w:t>
      </w:r>
    </w:p>
    <w:p w:rsidRPr="0067019B" w:rsidR="00F0658F" w:rsidP="007E3915" w:rsidRDefault="006D28BA" w14:paraId="71543BA7" w14:textId="44F5E585">
      <w:pPr>
        <w:pStyle w:val="ListParagraph"/>
        <w:numPr>
          <w:ilvl w:val="0"/>
          <w:numId w:val="20"/>
        </w:numPr>
        <w:rPr>
          <w:lang w:val="en-SG"/>
        </w:rPr>
      </w:pPr>
      <w:r>
        <w:rPr>
          <w:lang w:val="en-SG"/>
        </w:rPr>
        <w:t>module</w:t>
      </w:r>
      <w:r w:rsidRPr="0067019B" w:rsidR="00F0658F">
        <w:rPr>
          <w:lang w:val="en-SG"/>
        </w:rPr>
        <w:t>_id</w:t>
      </w:r>
    </w:p>
    <w:p w:rsidRPr="0067019B" w:rsidR="00F0658F" w:rsidP="007E3915" w:rsidRDefault="00F0658F" w14:paraId="4B464CC3" w14:textId="3618B2AB">
      <w:pPr>
        <w:pStyle w:val="ListParagraph"/>
        <w:numPr>
          <w:ilvl w:val="0"/>
          <w:numId w:val="20"/>
        </w:numPr>
        <w:rPr>
          <w:lang w:val="en-SG"/>
        </w:rPr>
      </w:pPr>
      <w:r w:rsidRPr="0067019B">
        <w:rPr>
          <w:lang w:val="en-SG"/>
        </w:rPr>
        <w:t>screen-id</w:t>
      </w:r>
    </w:p>
    <w:p w:rsidRPr="00066C9C" w:rsidR="00F0658F" w:rsidP="0067019B" w:rsidRDefault="00F0658F" w14:paraId="6A49D353" w14:textId="38671E24">
      <w:pPr>
        <w:pStyle w:val="Heading5"/>
        <w:rPr>
          <w:b/>
          <w:lang w:val="en-SG"/>
        </w:rPr>
      </w:pPr>
      <w:bookmarkStart w:name="_Toc228337223" w:id="104"/>
      <w:bookmarkStart w:name="_Toc232683528" w:id="105"/>
      <w:r w:rsidRPr="00066C9C">
        <w:rPr>
          <w:b/>
          <w:lang w:val="en-SG"/>
        </w:rPr>
        <w:t>ID Field Values</w:t>
      </w:r>
      <w:bookmarkEnd w:id="104"/>
      <w:bookmarkEnd w:id="105"/>
    </w:p>
    <w:p w:rsidRPr="00F0658F" w:rsidR="00F0658F" w:rsidP="00F0658F" w:rsidRDefault="00F0658F" w14:paraId="17A25EAE" w14:textId="697B9936">
      <w:pPr>
        <w:rPr>
          <w:lang w:val="en-SG"/>
        </w:rPr>
      </w:pPr>
      <w:r w:rsidRPr="00F0658F">
        <w:rPr>
          <w:lang w:val="en-SG"/>
        </w:rPr>
        <w:t>Although ID-related field names must use camelCase, the data values stored inside those fields must use snake_case.</w:t>
      </w:r>
    </w:p>
    <w:p w:rsidRPr="00F0658F" w:rsidR="00F0658F" w:rsidP="00F0658F" w:rsidRDefault="00F0658F" w14:paraId="49690EC6" w14:textId="129F3AF2">
      <w:pPr>
        <w:rPr>
          <w:lang w:val="en-SG"/>
        </w:rPr>
      </w:pPr>
      <w:r w:rsidRPr="00F0658F">
        <w:rPr>
          <w:lang w:val="en-SG"/>
        </w:rPr>
        <w:t>This applies to:</w:t>
      </w:r>
    </w:p>
    <w:p w:rsidRPr="001C686A" w:rsidR="00F0658F" w:rsidP="007E3915" w:rsidRDefault="006D28BA" w14:paraId="5E689A0B" w14:textId="203EDF02">
      <w:pPr>
        <w:pStyle w:val="ListParagraph"/>
        <w:numPr>
          <w:ilvl w:val="0"/>
          <w:numId w:val="19"/>
        </w:numPr>
        <w:rPr>
          <w:lang w:val="en-SG"/>
        </w:rPr>
      </w:pPr>
      <w:r>
        <w:rPr>
          <w:lang w:val="en-SG"/>
        </w:rPr>
        <w:t>module</w:t>
      </w:r>
      <w:r w:rsidRPr="001C686A" w:rsidR="00F0658F">
        <w:rPr>
          <w:lang w:val="en-SG"/>
        </w:rPr>
        <w:t>Id</w:t>
      </w:r>
    </w:p>
    <w:p w:rsidRPr="001C686A" w:rsidR="00F0658F" w:rsidP="007E3915" w:rsidRDefault="00F0658F" w14:paraId="6DEA8936" w14:textId="1AEE5AA2">
      <w:pPr>
        <w:pStyle w:val="ListParagraph"/>
        <w:numPr>
          <w:ilvl w:val="0"/>
          <w:numId w:val="19"/>
        </w:numPr>
        <w:rPr>
          <w:lang w:val="en-SG"/>
        </w:rPr>
      </w:pPr>
      <w:r w:rsidRPr="001C686A">
        <w:rPr>
          <w:lang w:val="en-SG"/>
        </w:rPr>
        <w:t>screenId</w:t>
      </w:r>
    </w:p>
    <w:p w:rsidRPr="001C686A" w:rsidR="00F0658F" w:rsidP="007E3915" w:rsidRDefault="00F0658F" w14:paraId="599EC810" w14:textId="036A2A88">
      <w:pPr>
        <w:pStyle w:val="ListParagraph"/>
        <w:numPr>
          <w:ilvl w:val="0"/>
          <w:numId w:val="19"/>
        </w:numPr>
        <w:rPr>
          <w:lang w:val="en-SG"/>
        </w:rPr>
      </w:pPr>
      <w:r w:rsidRPr="001C686A">
        <w:rPr>
          <w:lang w:val="en-SG"/>
        </w:rPr>
        <w:t>modalId</w:t>
      </w:r>
    </w:p>
    <w:p w:rsidRPr="001C686A" w:rsidR="00F0658F" w:rsidP="007E3915" w:rsidRDefault="00F0658F" w14:paraId="3B6DF9EF" w14:textId="41B2CCDE">
      <w:pPr>
        <w:pStyle w:val="ListParagraph"/>
        <w:numPr>
          <w:ilvl w:val="0"/>
          <w:numId w:val="19"/>
        </w:numPr>
        <w:rPr>
          <w:lang w:val="en-SG"/>
        </w:rPr>
      </w:pPr>
      <w:r w:rsidRPr="001C686A">
        <w:rPr>
          <w:lang w:val="en-SG"/>
        </w:rPr>
        <w:t>componentId</w:t>
      </w:r>
    </w:p>
    <w:p w:rsidRPr="001C686A" w:rsidR="00F0658F" w:rsidP="007E3915" w:rsidRDefault="00F0658F" w14:paraId="051A23CA" w14:textId="54BBBF9D">
      <w:pPr>
        <w:pStyle w:val="ListParagraph"/>
        <w:numPr>
          <w:ilvl w:val="0"/>
          <w:numId w:val="19"/>
        </w:numPr>
        <w:rPr>
          <w:lang w:val="en-SG"/>
        </w:rPr>
      </w:pPr>
      <w:r w:rsidRPr="001C686A">
        <w:rPr>
          <w:lang w:val="en-SG"/>
        </w:rPr>
        <w:t>templateId</w:t>
      </w:r>
    </w:p>
    <w:p w:rsidRPr="00F0658F" w:rsidR="00F0658F" w:rsidP="007E3915" w:rsidRDefault="00F0658F" w14:paraId="1EEFE513" w14:textId="2C0F400F">
      <w:pPr>
        <w:pStyle w:val="ListParagraph"/>
        <w:numPr>
          <w:ilvl w:val="0"/>
          <w:numId w:val="19"/>
        </w:numPr>
        <w:rPr>
          <w:lang w:val="en-SG"/>
        </w:rPr>
      </w:pPr>
      <w:r w:rsidRPr="001C686A">
        <w:rPr>
          <w:lang w:val="en-SG"/>
        </w:rPr>
        <w:t>contentId</w:t>
      </w:r>
    </w:p>
    <w:p w:rsidRPr="00F0658F" w:rsidR="00F0658F" w:rsidP="00F0658F" w:rsidRDefault="00F0658F" w14:paraId="7433D3C7" w14:textId="77777777">
      <w:pPr>
        <w:rPr>
          <w:lang w:val="en-SG"/>
        </w:rPr>
      </w:pPr>
      <w:r w:rsidRPr="00F0658F">
        <w:rPr>
          <w:lang w:val="en-SG"/>
        </w:rPr>
        <w:t>Correct examples:</w:t>
      </w:r>
    </w:p>
    <w:p w:rsidRPr="00F0658F" w:rsidR="00F0658F" w:rsidP="00F0658F" w:rsidRDefault="00F0658F" w14:paraId="043B4300" w14:textId="77777777">
      <w:pPr>
        <w:pStyle w:val="NoSpacing"/>
        <w:rPr>
          <w:lang w:val="en-SG"/>
        </w:rPr>
      </w:pPr>
      <w:r w:rsidRPr="00F0658F">
        <w:rPr>
          <w:lang w:val="en-SG"/>
        </w:rPr>
        <w:t>{</w:t>
      </w:r>
    </w:p>
    <w:p w:rsidRPr="00F0658F" w:rsidR="00F0658F" w:rsidP="00F0658F" w:rsidRDefault="00F0658F" w14:paraId="7085FE1C" w14:textId="00AC0780">
      <w:pPr>
        <w:pStyle w:val="NoSpacing"/>
        <w:rPr>
          <w:lang w:val="en-SG"/>
        </w:rPr>
      </w:pPr>
      <w:r w:rsidRPr="00F0658F">
        <w:rPr>
          <w:lang w:val="en-SG"/>
        </w:rPr>
        <w:t xml:space="preserve">  "</w:t>
      </w:r>
      <w:r w:rsidR="006D28BA">
        <w:rPr>
          <w:lang w:val="en-SG"/>
        </w:rPr>
        <w:t>module</w:t>
      </w:r>
      <w:r w:rsidRPr="00F0658F">
        <w:rPr>
          <w:lang w:val="en-SG"/>
        </w:rPr>
        <w:t>Id": "home_dashboard",</w:t>
      </w:r>
    </w:p>
    <w:p w:rsidRPr="00F0658F" w:rsidR="00F0658F" w:rsidP="00F0658F" w:rsidRDefault="00F0658F" w14:paraId="5F727154" w14:textId="77777777">
      <w:pPr>
        <w:pStyle w:val="NoSpacing"/>
        <w:rPr>
          <w:lang w:val="en-SG"/>
        </w:rPr>
      </w:pPr>
      <w:r w:rsidRPr="00F0658F">
        <w:rPr>
          <w:lang w:val="en-SG"/>
        </w:rPr>
        <w:t xml:space="preserve">  "screenId": "account_summary_screen",</w:t>
      </w:r>
    </w:p>
    <w:p w:rsidRPr="00F0658F" w:rsidR="00F0658F" w:rsidP="00F0658F" w:rsidRDefault="00F0658F" w14:paraId="447298C7" w14:textId="77777777">
      <w:pPr>
        <w:pStyle w:val="NoSpacing"/>
        <w:rPr>
          <w:lang w:val="en-SG"/>
        </w:rPr>
      </w:pPr>
      <w:r w:rsidRPr="00F0658F">
        <w:rPr>
          <w:lang w:val="en-SG"/>
        </w:rPr>
        <w:t xml:space="preserve">  "modalId": "primary_account_modal",</w:t>
      </w:r>
    </w:p>
    <w:p w:rsidRPr="00F0658F" w:rsidR="00F0658F" w:rsidP="00F0658F" w:rsidRDefault="00F0658F" w14:paraId="7B5BEE65" w14:textId="77777777">
      <w:pPr>
        <w:pStyle w:val="NoSpacing"/>
        <w:rPr>
          <w:lang w:val="en-SG"/>
        </w:rPr>
      </w:pPr>
      <w:r w:rsidRPr="00F0658F">
        <w:rPr>
          <w:lang w:val="en-SG"/>
        </w:rPr>
        <w:t xml:space="preserve">  "componentId": "main_bottom_navigation",</w:t>
      </w:r>
    </w:p>
    <w:p w:rsidRPr="00F0658F" w:rsidR="00F0658F" w:rsidP="00F0658F" w:rsidRDefault="00F0658F" w14:paraId="10D58C4F" w14:textId="77777777">
      <w:pPr>
        <w:pStyle w:val="NoSpacing"/>
        <w:rPr>
          <w:lang w:val="en-SG"/>
        </w:rPr>
      </w:pPr>
      <w:r w:rsidRPr="00F0658F">
        <w:rPr>
          <w:lang w:val="en-SG"/>
        </w:rPr>
        <w:t xml:space="preserve">  "templateId": "payment_success_notification"</w:t>
      </w:r>
    </w:p>
    <w:p w:rsidR="00F0658F" w:rsidP="00F0658F" w:rsidRDefault="00F0658F" w14:paraId="0EBCE80D" w14:textId="5976F04F">
      <w:pPr>
        <w:pStyle w:val="NoSpacing"/>
        <w:rPr>
          <w:lang w:val="en-SG"/>
        </w:rPr>
      </w:pPr>
      <w:r w:rsidRPr="00F0658F">
        <w:rPr>
          <w:lang w:val="en-SG"/>
        </w:rPr>
        <w:t>}</w:t>
      </w:r>
    </w:p>
    <w:p w:rsidRPr="00F0658F" w:rsidR="00F0658F" w:rsidP="00F0658F" w:rsidRDefault="00F0658F" w14:paraId="45CC9AC1" w14:textId="77777777">
      <w:pPr>
        <w:pStyle w:val="NoSpacing"/>
        <w:rPr>
          <w:lang w:val="en-SG"/>
        </w:rPr>
      </w:pPr>
    </w:p>
    <w:p w:rsidRPr="00F0658F" w:rsidR="00F0658F" w:rsidP="00F0658F" w:rsidRDefault="00F0658F" w14:paraId="401D4FBF" w14:textId="30569497">
      <w:pPr>
        <w:rPr>
          <w:lang w:val="en-SG"/>
        </w:rPr>
      </w:pPr>
      <w:r w:rsidRPr="00F0658F">
        <w:rPr>
          <w:lang w:val="en-SG"/>
        </w:rPr>
        <w:t>Incorrect examples:</w:t>
      </w:r>
    </w:p>
    <w:p w:rsidRPr="00F0658F" w:rsidR="00F0658F" w:rsidP="00F0658F" w:rsidRDefault="00F0658F" w14:paraId="0E7DB598" w14:textId="77777777">
      <w:pPr>
        <w:pStyle w:val="NoSpacing"/>
        <w:rPr>
          <w:lang w:val="en-SG"/>
        </w:rPr>
      </w:pPr>
      <w:r w:rsidRPr="00F0658F">
        <w:rPr>
          <w:lang w:val="en-SG"/>
        </w:rPr>
        <w:t>{</w:t>
      </w:r>
    </w:p>
    <w:p w:rsidRPr="00F0658F" w:rsidR="00F0658F" w:rsidP="00F0658F" w:rsidRDefault="00F0658F" w14:paraId="07AC47B0" w14:textId="428346C6">
      <w:pPr>
        <w:pStyle w:val="NoSpacing"/>
        <w:rPr>
          <w:lang w:val="en-SG"/>
        </w:rPr>
      </w:pPr>
      <w:r w:rsidRPr="00F0658F">
        <w:rPr>
          <w:lang w:val="en-SG"/>
        </w:rPr>
        <w:t xml:space="preserve">  "</w:t>
      </w:r>
      <w:r w:rsidR="006D28BA">
        <w:rPr>
          <w:lang w:val="en-SG"/>
        </w:rPr>
        <w:t>module</w:t>
      </w:r>
      <w:r w:rsidRPr="00F0658F">
        <w:rPr>
          <w:lang w:val="en-SG"/>
        </w:rPr>
        <w:t>Id": "home-dashboard",</w:t>
      </w:r>
    </w:p>
    <w:p w:rsidRPr="00F0658F" w:rsidR="00F0658F" w:rsidP="00F0658F" w:rsidRDefault="00F0658F" w14:paraId="7746D8A4" w14:textId="77777777">
      <w:pPr>
        <w:pStyle w:val="NoSpacing"/>
        <w:rPr>
          <w:lang w:val="en-SG"/>
        </w:rPr>
      </w:pPr>
      <w:r w:rsidRPr="00F0658F">
        <w:rPr>
          <w:lang w:val="en-SG"/>
        </w:rPr>
        <w:t xml:space="preserve">  "screenId": "accountSummaryScreen",</w:t>
      </w:r>
    </w:p>
    <w:p w:rsidRPr="00F0658F" w:rsidR="00F0658F" w:rsidP="00F0658F" w:rsidRDefault="00F0658F" w14:paraId="73F20423" w14:textId="77777777">
      <w:pPr>
        <w:pStyle w:val="NoSpacing"/>
        <w:rPr>
          <w:lang w:val="en-SG"/>
        </w:rPr>
      </w:pPr>
      <w:r w:rsidRPr="00F0658F">
        <w:rPr>
          <w:lang w:val="en-SG"/>
        </w:rPr>
        <w:t xml:space="preserve">  "modalId": "PrimaryAccountModal",</w:t>
      </w:r>
    </w:p>
    <w:p w:rsidRPr="00F0658F" w:rsidR="00F0658F" w:rsidP="00F0658F" w:rsidRDefault="00F0658F" w14:paraId="26959699" w14:textId="77777777">
      <w:pPr>
        <w:pStyle w:val="NoSpacing"/>
        <w:rPr>
          <w:lang w:val="en-SG"/>
        </w:rPr>
      </w:pPr>
      <w:r w:rsidRPr="00F0658F">
        <w:rPr>
          <w:lang w:val="en-SG"/>
        </w:rPr>
        <w:t xml:space="preserve">  "componentId": "main-bottom-navigation",</w:t>
      </w:r>
    </w:p>
    <w:p w:rsidRPr="00F0658F" w:rsidR="00F0658F" w:rsidP="00F0658F" w:rsidRDefault="00F0658F" w14:paraId="53BF2401" w14:textId="77777777">
      <w:pPr>
        <w:pStyle w:val="NoSpacing"/>
        <w:rPr>
          <w:lang w:val="en-SG"/>
        </w:rPr>
      </w:pPr>
      <w:r w:rsidRPr="00F0658F">
        <w:rPr>
          <w:lang w:val="en-SG"/>
        </w:rPr>
        <w:t xml:space="preserve">  "templateId": "Payment_Success_Notification"</w:t>
      </w:r>
    </w:p>
    <w:p w:rsidR="00F0658F" w:rsidP="00F0658F" w:rsidRDefault="00F0658F" w14:paraId="70363C46" w14:textId="47F4003C">
      <w:pPr>
        <w:pStyle w:val="NoSpacing"/>
        <w:rPr>
          <w:lang w:val="en-SG"/>
        </w:rPr>
      </w:pPr>
      <w:r w:rsidRPr="00F0658F">
        <w:rPr>
          <w:lang w:val="en-SG"/>
        </w:rPr>
        <w:t>}</w:t>
      </w:r>
    </w:p>
    <w:p w:rsidRPr="00F0658F" w:rsidR="00F0658F" w:rsidP="00F0658F" w:rsidRDefault="00F0658F" w14:paraId="184181F1" w14:textId="77777777">
      <w:pPr>
        <w:pStyle w:val="NoSpacing"/>
        <w:rPr>
          <w:lang w:val="en-SG"/>
        </w:rPr>
      </w:pPr>
    </w:p>
    <w:p w:rsidRPr="00F0658F" w:rsidR="00F0658F" w:rsidP="00F0658F" w:rsidRDefault="00F0658F" w14:paraId="55A9F9CA" w14:textId="43144F08">
      <w:pPr>
        <w:rPr>
          <w:lang w:val="en-SG"/>
        </w:rPr>
      </w:pPr>
      <w:r w:rsidRPr="00F0658F">
        <w:rPr>
          <w:lang w:val="en-SG"/>
        </w:rPr>
        <w:t>Naming must be descriptive, concise, stable and free from environment-specific references.</w:t>
      </w:r>
    </w:p>
    <w:p w:rsidRPr="00892E3D" w:rsidR="00892E3D" w:rsidP="00F0658F" w:rsidRDefault="00F0658F" w14:paraId="55D946BA" w14:textId="74E0AAD9">
      <w:pPr>
        <w:rPr>
          <w:lang w:val="en-SG"/>
        </w:rPr>
      </w:pPr>
      <w:r w:rsidRPr="00F0658F">
        <w:rPr>
          <w:lang w:val="en-SG"/>
        </w:rPr>
        <w:t>Content names, field names and ID values form part of the consumer contract. They must not be renamed after publication without version control and impact assessment.</w:t>
      </w:r>
    </w:p>
    <w:p w:rsidR="0014593A" w:rsidP="0014593A" w:rsidRDefault="0014593A" w14:paraId="78B5EBE5" w14:textId="3CD76DE5">
      <w:pPr>
        <w:pStyle w:val="Heading1"/>
      </w:pPr>
      <w:bookmarkStart w:name="_Toc228337224" w:id="106"/>
      <w:bookmarkStart w:name="_Toc232683529" w:id="107"/>
      <w:r>
        <w:t>API Design</w:t>
      </w:r>
      <w:bookmarkEnd w:id="106"/>
      <w:bookmarkEnd w:id="107"/>
    </w:p>
    <w:p w:rsidR="004C1D3D" w:rsidP="004C1D3D" w:rsidRDefault="004C1D3D" w14:paraId="1D2ACFDC" w14:textId="1358C2A9">
      <w:pPr>
        <w:pStyle w:val="Heading2"/>
      </w:pPr>
      <w:bookmarkStart w:name="_Toc228337225" w:id="108"/>
      <w:bookmarkStart w:name="_Toc232683530" w:id="109"/>
      <w:r>
        <w:t>API Principles</w:t>
      </w:r>
      <w:bookmarkEnd w:id="108"/>
      <w:bookmarkEnd w:id="109"/>
    </w:p>
    <w:p w:rsidRPr="00BD0338" w:rsidR="00BD0338" w:rsidP="00BD0338" w:rsidRDefault="00BD0338" w14:paraId="068D165E" w14:textId="1A9E3DF8">
      <w:pPr>
        <w:rPr>
          <w:lang w:val="en-SG"/>
        </w:rPr>
      </w:pPr>
      <w:r>
        <w:rPr>
          <w:lang w:val="en-SG"/>
        </w:rPr>
        <w:t>The following table describes the list of principles APIs defined within Strapi CMS t</w:t>
      </w:r>
      <w:r w:rsidR="00AD45FB">
        <w:rPr>
          <w:lang w:val="en-SG"/>
        </w:rPr>
        <w:t>hat must be adhered to.</w:t>
      </w: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75"/>
        <w:gridCol w:w="5935"/>
      </w:tblGrid>
      <w:tr w:rsidR="002D105D" w:rsidTr="7AD208FA" w14:paraId="02E8C810" w14:textId="77777777">
        <w:tc>
          <w:tcPr>
            <w:tcW w:w="2875" w:type="dxa"/>
            <w:tcMar/>
            <w:vAlign w:val="center"/>
          </w:tcPr>
          <w:p w:rsidR="002D105D" w:rsidP="002D105D" w:rsidRDefault="002D105D" w14:paraId="69018FD9" w14:textId="01518461">
            <w:pPr>
              <w:rPr>
                <w:lang w:val="en-SG"/>
              </w:rPr>
            </w:pPr>
            <w:r>
              <w:rPr>
                <w:b/>
                <w:bCs/>
              </w:rPr>
              <w:t>API Principle</w:t>
            </w:r>
          </w:p>
        </w:tc>
        <w:tc>
          <w:tcPr>
            <w:tcW w:w="5935" w:type="dxa"/>
            <w:tcMar/>
            <w:vAlign w:val="center"/>
          </w:tcPr>
          <w:p w:rsidR="002D105D" w:rsidP="002D105D" w:rsidRDefault="002D105D" w14:paraId="7BF86287" w14:textId="2F503848">
            <w:pPr>
              <w:rPr>
                <w:lang w:val="en-SG"/>
              </w:rPr>
            </w:pPr>
            <w:r>
              <w:rPr>
                <w:b/>
                <w:bCs/>
              </w:rPr>
              <w:t>Description</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Contract-driven APIs</w:t>
            </w:r>
          </w:p>
        </w:tc>
        <w:tc>
          <w:tcPr>
            <w:tcW w:w="5935" w:type="dxa"/>
            <w:tcMar/>
            <w:vAlign w:val="center"/>
          </w:tcPr>
          <w:p w:rsidR="002D105D" w:rsidP="002D105D" w:rsidRDefault="002D105D" w14:paraId="08AE9175" w14:textId="1D12BA05">
            <w:pPr>
              <w:rPr>
                <w:lang w:val="en-SG"/>
              </w:rPr>
            </w:pPr>
            <w:r>
              <w:t>APIs must be treated as stable consumer contracts, not direct exposure of Strapi’s internal content model.</w:t>
            </w:r>
          </w:p>
        </w:tc>
      </w:tr>
      <w:tr w:rsidR="002D105D" w:rsidTr="7AD208FA" w14:paraId="3E34615F" w14:textId="77777777">
        <w:tc>
          <w:tcPr>
            <w:tcW w:w="2875" w:type="dxa"/>
            <w:tcMar/>
            <w:vAlign w:val="center"/>
          </w:tcPr>
          <w:p w:rsidR="002D105D" w:rsidP="002D105D" w:rsidRDefault="002D105D" w14:paraId="55C177B0" w14:textId="727707CD">
            <w:pPr>
              <w:rPr>
                <w:lang w:val="en-SG"/>
              </w:rPr>
            </w:pPr>
            <w:r>
              <w:t>Content delivery only</w:t>
            </w:r>
          </w:p>
        </w:tc>
        <w:tc>
          <w:tcPr>
            <w:tcW w:w="5935" w:type="dxa"/>
            <w:tcMar/>
            <w:vAlign w:val="center"/>
          </w:tcPr>
          <w:p w:rsidR="002D105D" w:rsidP="002D105D" w:rsidRDefault="002D105D" w14:paraId="7A197898" w14:textId="24236118">
            <w:pPr>
              <w:rPr>
                <w:lang w:val="en-SG"/>
              </w:rPr>
            </w:pPr>
            <w:r>
              <w:t>CMS APIs must deliver structured content only; business logic, validation, orchestration,</w:t>
            </w:r>
            <w:r w:rsidR="0097391C">
              <w:t xml:space="preserve"> configurations</w:t>
            </w:r>
            <w:r>
              <w:t xml:space="preserve"> and runtime state remain outside Strapi.</w:t>
            </w:r>
          </w:p>
        </w:tc>
      </w:tr>
      <w:tr w:rsidR="002D105D" w:rsidTr="7AD208FA" w14:paraId="71CA07DF" w14:textId="77777777">
        <w:tc>
          <w:tcPr>
            <w:tcW w:w="2875" w:type="dxa"/>
            <w:tcMar/>
            <w:vAlign w:val="center"/>
          </w:tcPr>
          <w:p w:rsidR="002D105D" w:rsidP="002D105D" w:rsidRDefault="002D105D" w14:paraId="7A88409E" w14:textId="6C5BEF22">
            <w:pPr>
              <w:rPr>
                <w:lang w:val="en-SG"/>
              </w:rPr>
            </w:pPr>
            <w:r>
              <w:t>Consumer-optimised responses</w:t>
            </w:r>
          </w:p>
        </w:tc>
        <w:tc>
          <w:tcPr>
            <w:tcW w:w="5935" w:type="dxa"/>
            <w:tcMar/>
            <w:vAlign w:val="center"/>
          </w:tcPr>
          <w:p w:rsidR="002D105D" w:rsidP="002D105D" w:rsidRDefault="002D105D" w14:paraId="5823D5B3" w14:textId="77FA19BE">
            <w:pPr>
              <w:rPr>
                <w:lang w:val="en-SG"/>
              </w:rPr>
            </w:pPr>
            <w:r>
              <w:t xml:space="preserve">APIs should return usable </w:t>
            </w:r>
            <w:r w:rsidR="00E942F0">
              <w:t>module</w:t>
            </w:r>
            <w:r>
              <w:t xml:space="preserve">/screen/template projections so consumers do not need to understand Strapi relationships or </w:t>
            </w:r>
            <w:r w:rsidRPr="003F198E">
              <w:rPr>
                <w:rFonts w:cs="Arial"/>
              </w:rPr>
              <w:t xml:space="preserve">complex </w:t>
            </w:r>
            <w:r w:rsidRPr="003F198E">
              <w:rPr>
                <w:rStyle w:val="HTMLCode"/>
                <w:rFonts w:ascii="Arial" w:hAnsi="Arial" w:cs="Arial" w:eastAsiaTheme="majorEastAsia"/>
                <w:sz w:val="22"/>
                <w:szCs w:val="22"/>
              </w:rPr>
              <w:t>populate</w:t>
            </w:r>
            <w:r w:rsidRPr="003F198E">
              <w:rPr>
                <w:rFonts w:cs="Arial"/>
                <w:sz w:val="24"/>
                <w:szCs w:val="28"/>
              </w:rPr>
              <w:t xml:space="preserve"> </w:t>
            </w:r>
            <w:r w:rsidRPr="003F198E">
              <w:rPr>
                <w:rFonts w:cs="Arial"/>
              </w:rPr>
              <w:t>logic</w:t>
            </w:r>
            <w:r>
              <w:t>.</w:t>
            </w:r>
          </w:p>
        </w:tc>
      </w:tr>
      <w:tr w:rsidR="002D105D" w:rsidTr="7AD208FA" w14:paraId="381BA088" w14:textId="77777777">
        <w:tc>
          <w:tcPr>
            <w:tcW w:w="2875" w:type="dxa"/>
            <w:tcMar/>
            <w:vAlign w:val="center"/>
          </w:tcPr>
          <w:p w:rsidR="002D105D" w:rsidP="002D105D" w:rsidRDefault="002D105D" w14:paraId="6E9CD9AA" w14:textId="62B031E2">
            <w:pPr>
              <w:rPr>
                <w:lang w:val="en-SG"/>
              </w:rPr>
            </w:pPr>
            <w:r>
              <w:t>Clear access separation</w:t>
            </w:r>
          </w:p>
        </w:tc>
        <w:tc>
          <w:tcPr>
            <w:tcW w:w="5935" w:type="dxa"/>
            <w:tcMar/>
            <w:vAlign w:val="center"/>
          </w:tcPr>
          <w:p w:rsidR="002D105D" w:rsidP="002D105D" w:rsidRDefault="002D105D" w14:paraId="12573F14" w14:textId="1C7698A6">
            <w:pPr>
              <w:rPr>
                <w:lang w:val="en-SG"/>
              </w:rPr>
            </w:pPr>
            <w:r>
              <w:t>Frontend consumers access Strapi through Akamai CDN; backend services access Strapi internally within the OpenShift/CEP boundary.</w:t>
            </w:r>
          </w:p>
        </w:tc>
      </w:tr>
      <w:tr w:rsidR="002D105D" w:rsidTr="7AD208FA" w14:paraId="2A3AB583" w14:textId="77777777">
        <w:tc>
          <w:tcPr>
            <w:tcW w:w="2875" w:type="dxa"/>
            <w:tcMar/>
            <w:vAlign w:val="center"/>
          </w:tcPr>
          <w:p w:rsidR="002D105D" w:rsidP="002D105D" w:rsidRDefault="002D105D" w14:paraId="16EA5913" w14:textId="0CCAE137">
            <w:pPr>
              <w:rPr>
                <w:lang w:val="en-SG"/>
              </w:rPr>
            </w:pPr>
            <w:r>
              <w:t>Explicit versioning</w:t>
            </w:r>
          </w:p>
        </w:tc>
        <w:tc>
          <w:tcPr>
            <w:tcW w:w="5935" w:type="dxa"/>
            <w:tcMar/>
            <w:vAlign w:val="center"/>
          </w:tcPr>
          <w:p w:rsidR="002D105D" w:rsidP="002D105D" w:rsidRDefault="002D105D" w14:paraId="3767F54F" w14:textId="33552379">
            <w:pPr>
              <w:rPr>
                <w:lang w:val="en-SG"/>
              </w:rPr>
            </w:pPr>
            <w:r>
              <w:t>APIs must distinguish between API contract version and content version to support compatibility, rollback and controlled change.</w:t>
            </w:r>
          </w:p>
        </w:tc>
      </w:tr>
      <w:tr w:rsidR="002D105D" w:rsidTr="7AD208FA" w14:paraId="39FD869F" w14:textId="77777777">
        <w:tc>
          <w:tcPr>
            <w:tcW w:w="2875" w:type="dxa"/>
            <w:tcMar/>
            <w:vAlign w:val="center"/>
          </w:tcPr>
          <w:p w:rsidR="002D105D" w:rsidP="002D105D" w:rsidRDefault="002D105D" w14:paraId="57B83036" w14:textId="2E92C083">
            <w:pPr>
              <w:rPr>
                <w:lang w:val="en-SG"/>
              </w:rPr>
            </w:pPr>
            <w:r>
              <w:t>Stable naming conventions</w:t>
            </w:r>
          </w:p>
        </w:tc>
        <w:tc>
          <w:tcPr>
            <w:tcW w:w="5935" w:type="dxa"/>
            <w:tcMar/>
            <w:vAlign w:val="center"/>
          </w:tcPr>
          <w:p w:rsidR="002D105D" w:rsidP="002D105D" w:rsidRDefault="002D105D" w14:paraId="501E6B0C" w14:textId="4EF03C67">
            <w:pPr>
              <w:rPr>
                <w:lang w:val="en-SG"/>
              </w:rPr>
            </w:pPr>
            <w:r>
              <w:t>API paths should use kebab-case; response fields should use camelCase; identifier values may use snake_case where agreed.</w:t>
            </w:r>
          </w:p>
        </w:tc>
      </w:tr>
      <w:tr w:rsidR="002D105D" w:rsidTr="7AD208FA" w14:paraId="73E3A172" w14:textId="77777777">
        <w:tc>
          <w:tcPr>
            <w:tcW w:w="2875" w:type="dxa"/>
            <w:tcMar/>
            <w:vAlign w:val="center"/>
          </w:tcPr>
          <w:p w:rsidR="002D105D" w:rsidP="002D105D" w:rsidRDefault="002D105D" w14:paraId="4E2264BE" w14:textId="714A1AF3">
            <w:pPr>
              <w:rPr>
                <w:lang w:val="en-SG"/>
              </w:rPr>
            </w:pPr>
            <w:r>
              <w:t>Published content only</w:t>
            </w:r>
          </w:p>
        </w:tc>
        <w:tc>
          <w:tcPr>
            <w:tcW w:w="5935" w:type="dxa"/>
            <w:tcMar/>
            <w:vAlign w:val="center"/>
          </w:tcPr>
          <w:p w:rsidR="002D105D" w:rsidP="002D105D" w:rsidRDefault="002D105D" w14:paraId="187FA4D8" w14:textId="220E1533">
            <w:pPr>
              <w:rPr>
                <w:lang w:val="en-SG"/>
              </w:rPr>
            </w:pPr>
            <w:r w:rsidR="7BFD851C">
              <w:rPr/>
              <w:t xml:space="preserve">Production APIs must expose only reviewed, </w:t>
            </w:r>
            <w:r w:rsidR="7BFD851C">
              <w:rPr/>
              <w:t>approved</w:t>
            </w:r>
            <w:r w:rsidR="7BFD851C">
              <w:rPr/>
              <w:t xml:space="preserve"> and published content. Draft content </w:t>
            </w:r>
            <w:r w:rsidR="0C180ADD">
              <w:rPr/>
              <w:t>must not be</w:t>
            </w:r>
            <w:r w:rsidR="539AAED4">
              <w:rPr/>
              <w:t xml:space="preserve"> exposed</w:t>
            </w:r>
            <w:r w:rsidR="7BFD851C">
              <w:rPr/>
              <w:t xml:space="preserve"> and secured.</w:t>
            </w:r>
          </w:p>
        </w:tc>
      </w:tr>
      <w:tr w:rsidR="002D105D" w:rsidTr="7AD208FA" w14:paraId="4BDD7CFA" w14:textId="77777777">
        <w:tc>
          <w:tcPr>
            <w:tcW w:w="2875" w:type="dxa"/>
            <w:tcMar/>
            <w:vAlign w:val="center"/>
          </w:tcPr>
          <w:p w:rsidR="002D105D" w:rsidP="002D105D" w:rsidRDefault="002D105D" w14:paraId="7EB58E58" w14:textId="5DD66788">
            <w:pPr>
              <w:rPr>
                <w:lang w:val="en-SG"/>
              </w:rPr>
            </w:pPr>
            <w:r>
              <w:t>Cache-friendly design</w:t>
            </w:r>
          </w:p>
        </w:tc>
        <w:tc>
          <w:tcPr>
            <w:tcW w:w="5935" w:type="dxa"/>
            <w:tcMar/>
            <w:vAlign w:val="center"/>
          </w:tcPr>
          <w:p w:rsidR="002D105D" w:rsidP="002D105D" w:rsidRDefault="002D105D" w14:paraId="1622B098" w14:textId="21710D61">
            <w:pPr>
              <w:rPr>
                <w:lang w:val="en-SG"/>
              </w:rPr>
            </w:pPr>
            <w:r>
              <w:t>APIs must support CDN and internal caching using stable URLs, ETags, cache headers and version-aware cache keys.</w:t>
            </w:r>
          </w:p>
        </w:tc>
      </w:tr>
      <w:tr w:rsidR="002D105D" w:rsidTr="7AD208FA" w14:paraId="11643952" w14:textId="77777777">
        <w:tc>
          <w:tcPr>
            <w:tcW w:w="2875" w:type="dxa"/>
            <w:tcMar/>
            <w:vAlign w:val="center"/>
          </w:tcPr>
          <w:p w:rsidR="002D105D" w:rsidP="002D105D" w:rsidRDefault="002D105D" w14:paraId="56934E0D" w14:textId="2809762B">
            <w:pPr>
              <w:rPr>
                <w:lang w:val="en-SG"/>
              </w:rPr>
            </w:pPr>
            <w:r>
              <w:t>Backward compatibility</w:t>
            </w:r>
          </w:p>
        </w:tc>
        <w:tc>
          <w:tcPr>
            <w:tcW w:w="5935" w:type="dxa"/>
            <w:tcMar/>
            <w:vAlign w:val="center"/>
          </w:tcPr>
          <w:p w:rsidR="002D105D" w:rsidP="002D105D" w:rsidRDefault="002D105D" w14:paraId="6C2638F6" w14:textId="0E0725CB">
            <w:pPr>
              <w:rPr>
                <w:lang w:val="en-SG"/>
              </w:rPr>
            </w:pPr>
            <w:r>
              <w:t>Non-breaking changes are preferred; breaking response or contract changes must require a new API version.</w:t>
            </w:r>
          </w:p>
        </w:tc>
      </w:tr>
      <w:tr w:rsidR="002D105D" w:rsidTr="7AD208FA" w14:paraId="63FC5C3E" w14:textId="77777777">
        <w:tc>
          <w:tcPr>
            <w:tcW w:w="2875" w:type="dxa"/>
            <w:tcMar/>
            <w:vAlign w:val="center"/>
          </w:tcPr>
          <w:p w:rsidR="002D105D" w:rsidP="002D105D" w:rsidRDefault="002D105D" w14:paraId="5EF7E8AC" w14:textId="7951E4DA">
            <w:pPr>
              <w:rPr>
                <w:lang w:val="en-SG"/>
              </w:rPr>
            </w:pPr>
            <w:r>
              <w:t>Webhooks for change events</w:t>
            </w:r>
          </w:p>
        </w:tc>
        <w:tc>
          <w:tcPr>
            <w:tcW w:w="5935" w:type="dxa"/>
            <w:tcMar/>
            <w:vAlign w:val="center"/>
          </w:tcPr>
          <w:p w:rsidR="002D105D" w:rsidP="002D105D" w:rsidRDefault="002D105D" w14:paraId="67A5F030" w14:textId="55C56B8A">
            <w:pPr>
              <w:rPr>
                <w:lang w:val="en-SG"/>
              </w:rPr>
            </w:pPr>
            <w:r>
              <w:t>Webhooks should notify consumers of content changes, cache purges, or publication events, but should not be used for runtime content delivery.</w:t>
            </w:r>
          </w:p>
        </w:tc>
      </w:tr>
    </w:tbl>
    <w:p w:rsidRPr="000F772A" w:rsidR="000F772A" w:rsidP="000F772A" w:rsidRDefault="000F772A" w14:paraId="78E1A7E4" w14:textId="77777777">
      <w:pPr>
        <w:rPr>
          <w:lang w:val="en-SG"/>
        </w:rPr>
      </w:pPr>
    </w:p>
    <w:p w:rsidRPr="003E1186" w:rsidR="003E1186" w:rsidP="003E1186" w:rsidRDefault="004C1D3D" w14:paraId="32BF81DB" w14:textId="685CCB0A">
      <w:pPr>
        <w:pStyle w:val="Heading2"/>
      </w:pPr>
      <w:bookmarkStart w:name="_Toc228337226" w:id="110"/>
      <w:bookmarkStart w:name="_Toc232683531" w:id="111"/>
      <w:r>
        <w:t xml:space="preserve">API Endpoint </w:t>
      </w:r>
      <w:r w:rsidR="00D80D7F">
        <w:t xml:space="preserve">&amp; Design </w:t>
      </w:r>
      <w:r w:rsidR="003E1186">
        <w:t>Specification</w:t>
      </w:r>
      <w:bookmarkEnd w:id="110"/>
      <w:bookmarkEnd w:id="111"/>
    </w:p>
    <w:p w:rsidRPr="00180A29" w:rsidR="0087218D" w:rsidP="0087218D" w:rsidRDefault="0087218D" w14:paraId="6FA31419" w14:textId="5514AF30">
      <w:r>
        <w:rPr>
          <w:lang w:val="en-SG"/>
        </w:rPr>
        <w:t xml:space="preserve">A detailed </w:t>
      </w:r>
      <w:r w:rsidR="00DB7BEF">
        <w:rPr>
          <w:lang w:val="en-SG"/>
        </w:rPr>
        <w:t xml:space="preserve">design and specification </w:t>
      </w:r>
      <w:r>
        <w:rPr>
          <w:lang w:val="en-SG"/>
        </w:rPr>
        <w:t xml:space="preserve">of all </w:t>
      </w:r>
      <w:r w:rsidR="00180A29">
        <w:rPr>
          <w:lang w:val="en-SG"/>
        </w:rPr>
        <w:t>CMS APIs</w:t>
      </w:r>
      <w:r w:rsidR="00D80D7F">
        <w:rPr>
          <w:lang w:val="en-SG"/>
        </w:rPr>
        <w:t xml:space="preserve"> </w:t>
      </w:r>
      <w:r w:rsidR="00180A29">
        <w:rPr>
          <w:lang w:val="en-SG"/>
        </w:rPr>
        <w:t xml:space="preserve">can be found in the </w:t>
      </w:r>
      <w:hyperlink w:history="1" r:id="rId22">
        <w:r w:rsidR="00F96569">
          <w:rPr>
            <w:rStyle w:val="Hyperlink"/>
          </w:rPr>
          <w:t>CEP_CMS_DDD_API_Design_v1.0.xlsx</w:t>
        </w:r>
      </w:hyperlink>
      <w:r w:rsidR="00180A29">
        <w:t xml:space="preserve"> </w:t>
      </w:r>
    </w:p>
    <w:p w:rsidR="0014593A" w:rsidP="0014593A" w:rsidRDefault="0014593A" w14:paraId="1D5C75A3" w14:textId="72CFBF0C">
      <w:pPr>
        <w:pStyle w:val="Heading1"/>
      </w:pPr>
      <w:bookmarkStart w:name="_Toc228337227" w:id="112"/>
      <w:bookmarkStart w:name="_Toc232683532" w:id="113"/>
      <w:r>
        <w:t>Data Design</w:t>
      </w:r>
      <w:bookmarkEnd w:id="112"/>
      <w:bookmarkEnd w:id="113"/>
    </w:p>
    <w:p w:rsidRPr="00F9002A" w:rsidR="00F9002A" w:rsidP="00F9002A" w:rsidRDefault="00F00811" w14:paraId="4E56473C" w14:textId="0B5AD87B">
      <w:pPr>
        <w:pStyle w:val="Heading2"/>
      </w:pPr>
      <w:bookmarkStart w:name="_Toc228337228" w:id="114"/>
      <w:bookmarkStart w:name="_Toc232683533" w:id="115"/>
      <w:r>
        <w:t>Logical Data Model</w:t>
      </w:r>
      <w:bookmarkEnd w:id="114"/>
      <w:bookmarkEnd w:id="115"/>
    </w:p>
    <w:p w:rsidRPr="00F9002A" w:rsidR="00F9002A" w:rsidP="00F9002A" w:rsidRDefault="00F9002A" w14:paraId="600CB785" w14:textId="7C304B1B">
      <w:r w:rsidRPr="00F9002A">
        <w:t xml:space="preserve">The logical data model defines the core CMS content entities managed within Strapi and the relationships between them. The model is designed to separate reusable content, screen composition, </w:t>
      </w:r>
      <w:r w:rsidR="00E942F0">
        <w:t>module</w:t>
      </w:r>
      <w:r w:rsidRPr="00F9002A">
        <w:t xml:space="preserve"> configuration, template content, and localisation data so that each content type can be governed, versioned, and delivered independently.</w:t>
      </w:r>
    </w:p>
    <w:p w:rsidR="00F9002A" w:rsidP="00F9002A" w:rsidRDefault="00F9002A" w14:paraId="62E94DA5" w14:textId="77777777">
      <w:r w:rsidRPr="00F9002A">
        <w:t>At a high level, the CMS data model consists of the following primary Collection Types:</w:t>
      </w: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5"/>
        <w:gridCol w:w="6565"/>
      </w:tblGrid>
      <w:tr w:rsidR="00423CDD" w:rsidTr="7AD208FA" w14:paraId="7B8B175F" w14:textId="77777777">
        <w:tc>
          <w:tcPr>
            <w:tcW w:w="2245" w:type="dxa"/>
            <w:tcMar/>
            <w:vAlign w:val="center"/>
          </w:tcPr>
          <w:p w:rsidRPr="00423CDD" w:rsidR="00423CDD" w:rsidP="00423CDD" w:rsidRDefault="00423CDD" w14:paraId="45036EC2" w14:textId="0C1149B1">
            <w:pPr>
              <w:rPr>
                <w:rFonts w:cs="Arial"/>
                <w:szCs w:val="22"/>
              </w:rPr>
            </w:pPr>
            <w:r w:rsidRPr="00423CDD">
              <w:rPr>
                <w:rFonts w:cs="Arial"/>
                <w:b/>
                <w:bCs/>
                <w:szCs w:val="22"/>
              </w:rPr>
              <w:t>Collection Type</w:t>
            </w:r>
          </w:p>
        </w:tc>
        <w:tc>
          <w:tcPr>
            <w:tcW w:w="6565" w:type="dxa"/>
            <w:tcMar/>
            <w:vAlign w:val="center"/>
          </w:tcPr>
          <w:p w:rsidRPr="00423CDD" w:rsidR="00423CDD" w:rsidP="00423CDD" w:rsidRDefault="00423CDD" w14:paraId="2FBCDD86" w14:textId="0E44B903">
            <w:pPr>
              <w:rPr>
                <w:rFonts w:cs="Arial"/>
                <w:szCs w:val="22"/>
              </w:rPr>
            </w:pPr>
            <w:r w:rsidRPr="00423CDD">
              <w:rPr>
                <w:rFonts w:cs="Arial"/>
                <w:b/>
                <w:bCs/>
                <w:szCs w:val="22"/>
              </w:rPr>
              <w:t>Purpose</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rPr>
              <w:t>module</w:t>
            </w:r>
          </w:p>
        </w:tc>
        <w:tc>
          <w:tcPr>
            <w:tcW w:w="6565" w:type="dxa"/>
            <w:tcMar/>
            <w:vAlign w:val="center"/>
          </w:tcPr>
          <w:p w:rsidRPr="00423CDD" w:rsidR="00423CDD" w:rsidP="00423CDD" w:rsidRDefault="00423CDD" w14:paraId="575BE247" w14:textId="71A8B131">
            <w:pPr>
              <w:rPr>
                <w:rFonts w:cs="Arial"/>
                <w:szCs w:val="22"/>
              </w:rPr>
            </w:pPr>
            <w:r w:rsidRPr="00423CDD">
              <w:rPr>
                <w:rFonts w:cs="Arial"/>
                <w:szCs w:val="22"/>
              </w:rPr>
              <w:t>Defines a</w:t>
            </w:r>
            <w:r w:rsidR="00557FCB">
              <w:rPr>
                <w:rFonts w:cs="Arial"/>
                <w:szCs w:val="22"/>
              </w:rPr>
              <w:t xml:space="preserve">ll CMS content in a module (example: </w:t>
            </w:r>
            <w:r w:rsidR="00E15B81">
              <w:rPr>
                <w:rFonts w:cs="Arial"/>
                <w:szCs w:val="22"/>
              </w:rPr>
              <w:t>App Dashboard)</w:t>
            </w:r>
            <w:r w:rsidRPr="00423CDD">
              <w:rPr>
                <w:rFonts w:cs="Arial"/>
                <w:szCs w:val="22"/>
              </w:rPr>
              <w:t xml:space="preserve"> and references the screens and modals required for that </w:t>
            </w:r>
            <w:r w:rsidR="00E15B81">
              <w:rPr>
                <w:rFonts w:cs="Arial"/>
                <w:szCs w:val="22"/>
              </w:rPr>
              <w:t>module</w:t>
            </w:r>
            <w:r w:rsidRPr="00423CDD">
              <w:rPr>
                <w:rFonts w:cs="Arial"/>
                <w:szCs w:val="22"/>
              </w:rPr>
              <w:t>.</w:t>
            </w:r>
          </w:p>
        </w:tc>
      </w:tr>
      <w:tr w:rsidR="00423CDD" w:rsidTr="7AD208FA" w14:paraId="727E3949" w14:textId="77777777">
        <w:tc>
          <w:tcPr>
            <w:tcW w:w="2245" w:type="dxa"/>
            <w:tcMar/>
            <w:vAlign w:val="center"/>
          </w:tcPr>
          <w:p w:rsidRPr="00423CDD" w:rsidR="00423CDD" w:rsidP="00423CDD" w:rsidRDefault="00423CDD" w14:paraId="7E30A5DE" w14:textId="66A14DDF">
            <w:pPr>
              <w:rPr>
                <w:rFonts w:cs="Arial"/>
                <w:szCs w:val="22"/>
              </w:rPr>
            </w:pPr>
            <w:r w:rsidRPr="00423CDD">
              <w:rPr>
                <w:rStyle w:val="HTMLCode"/>
                <w:rFonts w:ascii="Arial" w:hAnsi="Arial" w:cs="Arial" w:eastAsiaTheme="majorEastAsia"/>
                <w:sz w:val="22"/>
                <w:szCs w:val="22"/>
              </w:rPr>
              <w:t>screen</w:t>
            </w:r>
          </w:p>
        </w:tc>
        <w:tc>
          <w:tcPr>
            <w:tcW w:w="6565" w:type="dxa"/>
            <w:tcMar/>
            <w:vAlign w:val="center"/>
          </w:tcPr>
          <w:p w:rsidRPr="00423CDD" w:rsidR="00423CDD" w:rsidP="00423CDD" w:rsidRDefault="00423CDD" w14:paraId="2B58388D" w14:textId="553558C0">
            <w:pPr>
              <w:rPr>
                <w:rFonts w:cs="Arial"/>
                <w:szCs w:val="22"/>
              </w:rPr>
            </w:pPr>
            <w:r w:rsidRPr="00423CDD">
              <w:rPr>
                <w:rFonts w:cs="Arial"/>
                <w:szCs w:val="22"/>
              </w:rPr>
              <w:t>Stores screen-level content and references the screen components required for rendering.</w:t>
            </w:r>
          </w:p>
        </w:tc>
      </w:tr>
      <w:tr w:rsidR="00423CDD" w:rsidTr="7AD208FA" w14:paraId="11A1EE9E" w14:textId="77777777">
        <w:tc>
          <w:tcPr>
            <w:tcW w:w="2245" w:type="dxa"/>
            <w:tcMar/>
            <w:vAlign w:val="center"/>
          </w:tcPr>
          <w:p w:rsidRPr="00423CDD" w:rsidR="00423CDD" w:rsidP="00423CDD" w:rsidRDefault="00423CDD" w14:paraId="4B4FDB7A" w14:textId="6B3C39A6">
            <w:pPr>
              <w:rPr>
                <w:rFonts w:cs="Arial"/>
                <w:szCs w:val="22"/>
              </w:rPr>
            </w:pPr>
            <w:r w:rsidRPr="00423CDD">
              <w:rPr>
                <w:rStyle w:val="HTMLCode"/>
                <w:rFonts w:ascii="Arial" w:hAnsi="Arial" w:cs="Arial" w:eastAsiaTheme="majorEastAsia"/>
                <w:sz w:val="22"/>
                <w:szCs w:val="22"/>
              </w:rPr>
              <w:t>modal</w:t>
            </w:r>
          </w:p>
        </w:tc>
        <w:tc>
          <w:tcPr>
            <w:tcW w:w="6565" w:type="dxa"/>
            <w:tcMar/>
            <w:vAlign w:val="center"/>
          </w:tcPr>
          <w:p w:rsidRPr="00423CDD" w:rsidR="00423CDD" w:rsidP="00423CDD" w:rsidRDefault="00423CDD" w14:paraId="51A3BD4C" w14:textId="007C8926">
            <w:pPr>
              <w:rPr>
                <w:rFonts w:cs="Arial"/>
                <w:szCs w:val="22"/>
              </w:rPr>
            </w:pPr>
            <w:r w:rsidRPr="00423CDD">
              <w:rPr>
                <w:rFonts w:cs="Arial"/>
                <w:szCs w:val="22"/>
              </w:rPr>
              <w:t>Stores modal-level content and references modal-specific screen components.</w:t>
            </w:r>
          </w:p>
        </w:tc>
      </w:tr>
      <w:tr w:rsidR="00423CDD" w:rsidTr="7AD208FA" w14:paraId="0021FCF5" w14:textId="77777777">
        <w:tc>
          <w:tcPr>
            <w:tcW w:w="2245" w:type="dxa"/>
            <w:tcMar/>
            <w:vAlign w:val="center"/>
          </w:tcPr>
          <w:p w:rsidRPr="00423CDD" w:rsidR="00423CDD" w:rsidP="00423CDD" w:rsidRDefault="00423CDD" w14:paraId="2AF49283" w14:textId="3BECE4EE">
            <w:pPr>
              <w:rPr>
                <w:rFonts w:cs="Arial"/>
                <w:szCs w:val="22"/>
              </w:rPr>
            </w:pPr>
            <w:r w:rsidRPr="00423CDD">
              <w:rPr>
                <w:rStyle w:val="HTMLCode"/>
                <w:rFonts w:ascii="Arial" w:hAnsi="Arial" w:cs="Arial" w:eastAsiaTheme="majorEastAsia"/>
                <w:sz w:val="22"/>
                <w:szCs w:val="22"/>
              </w:rPr>
              <w:t>notification-template</w:t>
            </w:r>
          </w:p>
        </w:tc>
        <w:tc>
          <w:tcPr>
            <w:tcW w:w="6565" w:type="dxa"/>
            <w:tcMar/>
            <w:vAlign w:val="center"/>
          </w:tcPr>
          <w:p w:rsidRPr="00423CDD" w:rsidR="00423CDD" w:rsidP="00423CDD" w:rsidRDefault="00423CDD" w14:paraId="03A58668" w14:textId="0A174892">
            <w:pPr>
              <w:rPr>
                <w:rFonts w:cs="Arial"/>
                <w:szCs w:val="22"/>
              </w:rPr>
            </w:pPr>
            <w:r w:rsidRPr="00423CDD">
              <w:rPr>
                <w:rFonts w:cs="Arial"/>
                <w:szCs w:val="22"/>
              </w:rPr>
              <w:t>Stores reusable notification message templates for MBPNS consumption.</w:t>
            </w:r>
          </w:p>
        </w:tc>
      </w:tr>
      <w:tr w:rsidR="00423CDD" w:rsidTr="7AD208FA" w14:paraId="3E107DB0" w14:textId="77777777">
        <w:tc>
          <w:tcPr>
            <w:tcW w:w="2245" w:type="dxa"/>
            <w:tcMar/>
            <w:vAlign w:val="center"/>
          </w:tcPr>
          <w:p w:rsidRPr="00423CDD" w:rsidR="00423CDD" w:rsidP="00423CDD" w:rsidRDefault="00423CDD" w14:paraId="32F1E6D2" w14:textId="3A47AECE">
            <w:pPr>
              <w:rPr>
                <w:rFonts w:cs="Arial"/>
                <w:szCs w:val="22"/>
              </w:rPr>
            </w:pPr>
            <w:r w:rsidRPr="00423CDD">
              <w:rPr>
                <w:rStyle w:val="HTMLCode"/>
                <w:rFonts w:ascii="Arial" w:hAnsi="Arial" w:cs="Arial" w:eastAsiaTheme="majorEastAsia"/>
                <w:sz w:val="22"/>
                <w:szCs w:val="22"/>
              </w:rPr>
              <w:t>receipt-template</w:t>
            </w:r>
          </w:p>
        </w:tc>
        <w:tc>
          <w:tcPr>
            <w:tcW w:w="6565" w:type="dxa"/>
            <w:tcMar/>
            <w:vAlign w:val="center"/>
          </w:tcPr>
          <w:p w:rsidRPr="00423CDD" w:rsidR="00423CDD" w:rsidP="00423CDD" w:rsidRDefault="00423CDD" w14:paraId="0530D964" w14:textId="6B09DD4A">
            <w:pPr>
              <w:rPr>
                <w:rFonts w:cs="Arial"/>
                <w:szCs w:val="22"/>
              </w:rPr>
            </w:pPr>
            <w:r w:rsidRPr="00423CDD">
              <w:rPr>
                <w:rFonts w:cs="Arial"/>
                <w:szCs w:val="22"/>
              </w:rPr>
              <w:t>Stores receipt content templates for transactional or post-action receipt generation.</w:t>
            </w:r>
          </w:p>
        </w:tc>
      </w:tr>
      <w:tr w:rsidR="00423CDD" w:rsidTr="7AD208FA" w14:paraId="58B9005C" w14:textId="77777777">
        <w:tc>
          <w:tcPr>
            <w:tcW w:w="2245" w:type="dxa"/>
            <w:tcMar/>
            <w:vAlign w:val="center"/>
          </w:tcPr>
          <w:p w:rsidRPr="00E17866" w:rsidR="00423CDD" w:rsidP="00423CDD" w:rsidRDefault="00E17866" w14:paraId="19B290CC" w14:textId="194FC2E7">
            <w:pPr>
              <w:rPr>
                <w:rFonts w:cs="Arial"/>
                <w:szCs w:val="22"/>
              </w:rPr>
            </w:pPr>
            <w:r>
              <w:rPr>
                <w:rFonts w:cs="Arial"/>
                <w:szCs w:val="22"/>
              </w:rPr>
              <w:t>translation-key</w:t>
            </w:r>
          </w:p>
        </w:tc>
        <w:tc>
          <w:tcPr>
            <w:tcW w:w="6565" w:type="dxa"/>
            <w:tcMar/>
            <w:vAlign w:val="center"/>
          </w:tcPr>
          <w:p w:rsidRPr="00423CDD" w:rsidR="00423CDD" w:rsidP="00423CDD" w:rsidRDefault="00E17866" w14:paraId="72699D00" w14:textId="1B206B67">
            <w:pPr>
              <w:rPr>
                <w:rFonts w:cs="Arial"/>
                <w:szCs w:val="22"/>
              </w:rPr>
            </w:pPr>
            <w:r w:rsidRPr="00E17866">
              <w:rPr>
                <w:rFonts w:cs="Arial"/>
                <w:szCs w:val="22"/>
              </w:rPr>
              <w:t>Stores repeated localised labels, messages, button text, and common copy for reuse across content types.</w:t>
            </w:r>
          </w:p>
        </w:tc>
      </w:tr>
      <w:tr w:rsidR="7AD208FA" w:rsidTr="7AD208FA" w14:paraId="18631D26">
        <w:trPr>
          <w:trHeight w:val="300"/>
        </w:trPr>
        <w:tc>
          <w:tcPr>
            <w:tcW w:w="2245" w:type="dxa"/>
            <w:tcMar/>
            <w:vAlign w:val="center"/>
          </w:tcPr>
          <w:p w:rsidR="62AFE654" w:rsidP="7AD208FA" w:rsidRDefault="62AFE654" w14:paraId="73C89620" w14:textId="5BDB43B7">
            <w:pPr>
              <w:pStyle w:val="Normal"/>
              <w:ind w:left="0"/>
              <w:rPr>
                <w:rFonts w:cs="Arial"/>
              </w:rPr>
            </w:pPr>
            <w:r w:rsidRPr="7AD208FA" w:rsidR="62AFE654">
              <w:rPr>
                <w:rFonts w:cs="Arial"/>
              </w:rPr>
              <w:t>help-support-setting</w:t>
            </w:r>
          </w:p>
        </w:tc>
        <w:tc>
          <w:tcPr>
            <w:tcW w:w="6565" w:type="dxa"/>
            <w:tcMar/>
            <w:vAlign w:val="center"/>
          </w:tcPr>
          <w:p w:rsidR="62AFE654" w:rsidP="7AD208FA" w:rsidRDefault="62AFE654" w14:paraId="202E8C67" w14:textId="62AC089C">
            <w:pPr>
              <w:pStyle w:val="Normal"/>
              <w:ind w:left="0"/>
              <w:rPr>
                <w:rFonts w:cs="Arial"/>
              </w:rPr>
            </w:pPr>
            <w:r w:rsidRPr="7AD208FA" w:rsidR="62AFE654">
              <w:rPr>
                <w:rFonts w:cs="Arial"/>
              </w:rPr>
              <w:t>Single Type. Stores Help &amp; Support static content per locale. Not versioned — managed as a single published record per locale. Embeds three components: settings.contacts, settings.guide, settings.about.</w:t>
            </w:r>
          </w:p>
        </w:tc>
      </w:tr>
      <w:tr w:rsidR="7AD208FA" w:rsidTr="7AD208FA" w14:paraId="1A4FB1F3">
        <w:trPr>
          <w:trHeight w:val="300"/>
        </w:trPr>
        <w:tc>
          <w:tcPr>
            <w:tcW w:w="2245" w:type="dxa"/>
            <w:tcMar/>
            <w:vAlign w:val="center"/>
          </w:tcPr>
          <w:p w:rsidR="187F7CF5" w:rsidP="7AD208FA" w:rsidRDefault="187F7CF5" w14:paraId="409B82C5" w14:textId="20CD2B3A">
            <w:pPr>
              <w:pStyle w:val="Normal"/>
            </w:pPr>
            <w:r w:rsidRPr="7AD208FA" w:rsidR="187F7CF5">
              <w:rPr>
                <w:rFonts w:cs="Arial"/>
              </w:rPr>
              <w:t>Security-images</w:t>
            </w:r>
          </w:p>
        </w:tc>
        <w:tc>
          <w:tcPr>
            <w:tcW w:w="6565" w:type="dxa"/>
            <w:tcMar/>
            <w:vAlign w:val="center"/>
          </w:tcPr>
          <w:p w:rsidR="3FAD43AD" w:rsidP="7AD208FA" w:rsidRDefault="3FAD43AD" w14:paraId="16E0A951" w14:textId="31932627">
            <w:pPr>
              <w:pStyle w:val="Normal"/>
            </w:pPr>
            <w:r w:rsidRPr="7AD208FA" w:rsidR="3FAD43AD">
              <w:rPr>
                <w:rFonts w:cs="Arial"/>
              </w:rPr>
              <w:t xml:space="preserve">Stores security image filenames and exposes them </w:t>
            </w:r>
            <w:r w:rsidRPr="7AD208FA" w:rsidR="3FAD43AD">
              <w:rPr>
                <w:rFonts w:cs="Arial"/>
              </w:rPr>
              <w:t>as CDN</w:t>
            </w:r>
            <w:r w:rsidRPr="7AD208FA" w:rsidR="3FAD43AD">
              <w:rPr>
                <w:rFonts w:cs="Arial"/>
              </w:rPr>
              <w:t xml:space="preserve"> URL</w:t>
            </w:r>
            <w:r w:rsidRPr="7AD208FA" w:rsidR="0CE40F3E">
              <w:rPr>
                <w:rFonts w:cs="Arial"/>
              </w:rPr>
              <w:t>s</w:t>
            </w:r>
          </w:p>
        </w:tc>
      </w:tr>
    </w:tbl>
    <w:p w:rsidRPr="00F9002A" w:rsidR="00AC0E5F" w:rsidP="00AC0E5F" w:rsidRDefault="00AC0E5F" w14:paraId="26E974CC" w14:textId="77777777"/>
    <w:p w:rsidRPr="00F9002A" w:rsidR="00F9002A" w:rsidP="00F9002A" w:rsidRDefault="00F9002A" w14:paraId="3496DE27" w14:textId="11455B67">
      <w:r w:rsidRPr="00F9002A">
        <w:t xml:space="preserve">The logical model should support relationship-based composition, where higher-level content types such as </w:t>
      </w:r>
      <w:r w:rsidR="001C3688">
        <w:t>module</w:t>
      </w:r>
      <w:r w:rsidRPr="00F9002A">
        <w:t xml:space="preserve">, screen, and modal reference lower-level reusable content records rather than duplicating content unnecessarily. For example, a </w:t>
      </w:r>
      <w:r w:rsidR="001C3688">
        <w:t>module</w:t>
      </w:r>
      <w:r w:rsidRPr="00F9002A">
        <w:t xml:space="preserve"> </w:t>
      </w:r>
      <w:r w:rsidR="001C3688">
        <w:t>will</w:t>
      </w:r>
      <w:r w:rsidRPr="00F9002A">
        <w:t xml:space="preserve"> reference multiple screen and modal records, while each screen may reference multiple screen-component records and reusable translation-key records.</w:t>
      </w:r>
    </w:p>
    <w:p w:rsidRPr="00F9002A" w:rsidR="00F9002A" w:rsidP="00F9002A" w:rsidRDefault="00F9002A" w14:paraId="1AD55503" w14:textId="1B273D08">
      <w:r w:rsidRPr="00F9002A">
        <w:t>Each major Collection Type should include standard governance fields such as contentId, version, locale, displayName, status and publishing metadata. The contentId and version fields are used together to uniquely identify a specific content version, while the locale field supports localised content delivery.</w:t>
      </w:r>
    </w:p>
    <w:p w:rsidRPr="00B90E50" w:rsidR="00F9002A" w:rsidP="00F9002A" w:rsidRDefault="00F9002A" w14:paraId="2A2A8E3A" w14:textId="1E59355F">
      <w:r w:rsidRPr="00F9002A">
        <w:t>The logical data model should also clarify that Strapi is responsible for storing and governing the content configuration, while projection services are responsible for transforming these records into consumer-specific API payloads. Consuming applications and services should not be required to understand the internal Strapi data relationships directly.</w:t>
      </w:r>
    </w:p>
    <w:p w:rsidR="00533AA6" w:rsidP="00F00811" w:rsidRDefault="00533AA6" w14:paraId="1CDD67E6" w14:textId="77777777">
      <w:pPr>
        <w:pStyle w:val="Heading2"/>
        <w:sectPr w:rsidR="00533AA6" w:rsidSect="00C51C31">
          <w:footerReference w:type="default" r:id="rId23"/>
          <w:pgSz w:w="11906" w:h="16838" w:orient="portrait"/>
          <w:pgMar w:top="1440" w:right="1646" w:bottom="1440" w:left="1440" w:header="720" w:footer="720" w:gutter="0"/>
          <w:pgNumType w:start="1"/>
          <w:cols w:space="720"/>
          <w:docGrid w:linePitch="360"/>
        </w:sectPr>
      </w:pPr>
      <w:bookmarkStart w:name="_Toc228337229" w:id="116"/>
    </w:p>
    <w:p w:rsidRPr="00F70F14" w:rsidR="00F00811" w:rsidP="00F00811" w:rsidRDefault="004962E1" w14:paraId="20D385D7" w14:textId="7530D514">
      <w:pPr>
        <w:pStyle w:val="Heading2"/>
        <w:rPr>
          <w:highlight w:val="yellow"/>
        </w:rPr>
      </w:pPr>
      <w:bookmarkStart w:name="_Toc232683534" w:id="117"/>
      <w:r w:rsidRPr="00F70F14">
        <w:rPr>
          <w:highlight w:val="yellow"/>
        </w:rPr>
        <w:t>Data Flow Diagrams</w:t>
      </w:r>
      <w:bookmarkEnd w:id="116"/>
      <w:bookmarkEnd w:id="117"/>
    </w:p>
    <w:p w:rsidRPr="00F70F14" w:rsidR="004E3222" w:rsidP="004E3222" w:rsidRDefault="004E3222" w14:paraId="1B9363CB" w14:textId="0DC63F4F">
      <w:pPr>
        <w:pStyle w:val="Heading3"/>
        <w:rPr>
          <w:highlight w:val="yellow"/>
        </w:rPr>
      </w:pPr>
      <w:bookmarkStart w:name="_Toc232683535" w:id="118"/>
      <w:r w:rsidRPr="00F70F14">
        <w:rPr>
          <w:highlight w:val="yellow"/>
        </w:rPr>
        <w:t>Static Content Data Flow</w:t>
      </w:r>
      <w:bookmarkEnd w:id="118"/>
    </w:p>
    <w:p w:rsidRPr="003B769F" w:rsidR="003B769F" w:rsidP="003B769F" w:rsidRDefault="003B769F" w14:paraId="22BA0C91" w14:textId="38519199">
      <w:pPr>
        <w:pStyle w:val="Heading4"/>
      </w:pPr>
      <w:bookmarkStart w:name="_Toc232683536" w:id="119"/>
      <w:r>
        <w:t>L1</w:t>
      </w:r>
      <w:bookmarkEnd w:id="119"/>
    </w:p>
    <w:p w:rsidR="006402B3" w:rsidP="006402B3" w:rsidRDefault="002342D0" w14:paraId="3F269B98" w14:textId="001B1CE0">
      <w:pPr>
        <w:rPr>
          <w:lang w:val="en-SG"/>
        </w:rPr>
      </w:pPr>
      <w:r>
        <w:rPr>
          <w:noProof/>
          <w:lang w:val="en-SG"/>
        </w:rPr>
        <w:drawing>
          <wp:inline distT="0" distB="0" distL="0" distR="0" wp14:anchorId="0D4CD5C2" wp14:editId="7B8E2F95">
            <wp:extent cx="8980776" cy="2806811"/>
            <wp:effectExtent l="0" t="0" r="0" b="0"/>
            <wp:docPr id="1774283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033147" cy="2823179"/>
                    </a:xfrm>
                    <a:prstGeom prst="rect">
                      <a:avLst/>
                    </a:prstGeom>
                    <a:noFill/>
                    <a:ln>
                      <a:noFill/>
                    </a:ln>
                  </pic:spPr>
                </pic:pic>
              </a:graphicData>
            </a:graphic>
          </wp:inline>
        </w:drawing>
      </w:r>
    </w:p>
    <w:p w:rsidR="003B769F" w:rsidP="003B769F" w:rsidRDefault="003B769F" w14:paraId="665C3DCB" w14:textId="4546226D">
      <w:pPr>
        <w:pStyle w:val="Heading4"/>
      </w:pPr>
      <w:bookmarkStart w:name="_Toc232683537" w:id="120"/>
      <w:r>
        <w:t>L2</w:t>
      </w:r>
      <w:bookmarkEnd w:id="120"/>
    </w:p>
    <w:p w:rsidRPr="003B769F" w:rsidR="003B769F" w:rsidP="003B769F" w:rsidRDefault="009F1710" w14:paraId="540D11A6" w14:textId="27F867F1">
      <w:r>
        <w:rPr>
          <w:noProof/>
        </w:rPr>
        <w:drawing>
          <wp:inline distT="0" distB="0" distL="0" distR="0" wp14:anchorId="312B6B9B" wp14:editId="1C95555C">
            <wp:extent cx="8856980" cy="4305935"/>
            <wp:effectExtent l="0" t="0" r="1270" b="0"/>
            <wp:docPr id="1454695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56980" cy="4305935"/>
                    </a:xfrm>
                    <a:prstGeom prst="rect">
                      <a:avLst/>
                    </a:prstGeom>
                    <a:noFill/>
                    <a:ln>
                      <a:noFill/>
                    </a:ln>
                  </pic:spPr>
                </pic:pic>
              </a:graphicData>
            </a:graphic>
          </wp:inline>
        </w:drawing>
      </w:r>
    </w:p>
    <w:p w:rsidRPr="00F70F14" w:rsidR="004E3222" w:rsidP="004E3222" w:rsidRDefault="004E3222" w14:paraId="48A6865C" w14:textId="5CD6B9AE">
      <w:pPr>
        <w:pStyle w:val="Heading3"/>
        <w:rPr>
          <w:highlight w:val="yellow"/>
        </w:rPr>
      </w:pPr>
      <w:bookmarkStart w:name="_Toc232683538" w:id="121"/>
      <w:r w:rsidRPr="00F70F14">
        <w:rPr>
          <w:highlight w:val="yellow"/>
        </w:rPr>
        <w:t>Dynamic Content Data Flow</w:t>
      </w:r>
      <w:bookmarkEnd w:id="121"/>
    </w:p>
    <w:p w:rsidRPr="00E66E1F" w:rsidR="00E66E1F" w:rsidP="00E66E1F" w:rsidRDefault="00E278B4" w14:paraId="222180D1" w14:textId="6A4A28B7">
      <w:pPr>
        <w:rPr>
          <w:lang w:val="en-SG"/>
        </w:rPr>
      </w:pPr>
      <w:r>
        <w:rPr>
          <w:noProof/>
          <w:lang w:val="en-SG"/>
        </w:rPr>
        <w:drawing>
          <wp:inline distT="0" distB="0" distL="0" distR="0" wp14:anchorId="71608103" wp14:editId="4377E99E">
            <wp:extent cx="8849995" cy="4921885"/>
            <wp:effectExtent l="0" t="0" r="8255" b="0"/>
            <wp:docPr id="18829561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849995" cy="4921885"/>
                    </a:xfrm>
                    <a:prstGeom prst="rect">
                      <a:avLst/>
                    </a:prstGeom>
                    <a:noFill/>
                    <a:ln>
                      <a:noFill/>
                    </a:ln>
                  </pic:spPr>
                </pic:pic>
              </a:graphicData>
            </a:graphic>
          </wp:inline>
        </w:drawing>
      </w:r>
    </w:p>
    <w:p w:rsidRPr="006402B3" w:rsidR="006402B3" w:rsidP="006402B3" w:rsidRDefault="006402B3" w14:paraId="2015781A" w14:textId="77777777">
      <w:pPr>
        <w:rPr>
          <w:lang w:val="en-SG"/>
        </w:rPr>
      </w:pPr>
    </w:p>
    <w:p w:rsidRPr="00F70F14" w:rsidR="004E3222" w:rsidP="004E3222" w:rsidRDefault="004E3222" w14:paraId="34E5B7DB" w14:textId="0EB64D71">
      <w:pPr>
        <w:pStyle w:val="Heading3"/>
        <w:rPr>
          <w:highlight w:val="yellow"/>
        </w:rPr>
      </w:pPr>
      <w:bookmarkStart w:name="_Toc232683539" w:id="122"/>
      <w:r w:rsidRPr="00F70F14">
        <w:rPr>
          <w:highlight w:val="yellow"/>
        </w:rPr>
        <w:t>Hybrid Content Data Flow</w:t>
      </w:r>
      <w:bookmarkEnd w:id="122"/>
    </w:p>
    <w:p w:rsidRPr="008127A4" w:rsidR="008127A4" w:rsidP="008127A4" w:rsidRDefault="003B769F" w14:paraId="1C2EB690" w14:textId="10393E88">
      <w:pPr>
        <w:rPr>
          <w:lang w:val="en-SG"/>
        </w:rPr>
      </w:pPr>
      <w:r>
        <w:rPr>
          <w:noProof/>
          <w:lang w:val="en-SG"/>
        </w:rPr>
        <w:drawing>
          <wp:inline distT="0" distB="0" distL="0" distR="0" wp14:anchorId="1710E71F" wp14:editId="04D23B4A">
            <wp:extent cx="8856980" cy="3870325"/>
            <wp:effectExtent l="0" t="0" r="1270" b="0"/>
            <wp:docPr id="471309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856980" cy="3870325"/>
                    </a:xfrm>
                    <a:prstGeom prst="rect">
                      <a:avLst/>
                    </a:prstGeom>
                    <a:noFill/>
                    <a:ln>
                      <a:noFill/>
                    </a:ln>
                  </pic:spPr>
                </pic:pic>
              </a:graphicData>
            </a:graphic>
          </wp:inline>
        </w:drawing>
      </w:r>
    </w:p>
    <w:p w:rsidRPr="006402B3" w:rsidR="006402B3" w:rsidP="006402B3" w:rsidRDefault="006402B3" w14:paraId="78EDA06A" w14:textId="77777777">
      <w:pPr>
        <w:rPr>
          <w:lang w:val="en-SG"/>
        </w:rPr>
      </w:pPr>
    </w:p>
    <w:p w:rsidR="00533AA6" w:rsidP="00D813D6" w:rsidRDefault="00533AA6" w14:paraId="74E7A936" w14:textId="77777777">
      <w:pPr>
        <w:pStyle w:val="Heading2"/>
        <w:sectPr w:rsidR="00533AA6" w:rsidSect="00B34CB9">
          <w:pgSz w:w="16838" w:h="11906" w:orient="landscape"/>
          <w:pgMar w:top="1440" w:right="1440" w:bottom="1646" w:left="1440" w:header="720" w:footer="720" w:gutter="0"/>
          <w:cols w:space="720"/>
          <w:docGrid w:linePitch="360"/>
        </w:sectPr>
      </w:pPr>
      <w:bookmarkStart w:name="_Toc228337230" w:id="123"/>
    </w:p>
    <w:p w:rsidR="00D813D6" w:rsidP="00D813D6" w:rsidRDefault="00D813D6" w14:paraId="66841444" w14:textId="3D40DD76">
      <w:pPr>
        <w:pStyle w:val="Heading2"/>
        <w:rPr>
          <w:highlight w:val="yellow"/>
        </w:rPr>
      </w:pPr>
      <w:bookmarkStart w:name="_Toc232683540" w:id="124"/>
      <w:r w:rsidRPr="0041647A">
        <w:rPr>
          <w:highlight w:val="yellow"/>
        </w:rPr>
        <w:t>Caching Strategy</w:t>
      </w:r>
      <w:bookmarkEnd w:id="123"/>
      <w:bookmarkEnd w:id="124"/>
    </w:p>
    <w:p w:rsidRPr="0041647A" w:rsidR="0041647A" w:rsidP="0041647A" w:rsidRDefault="0041647A" w14:paraId="300A2366" w14:textId="562594F8">
      <w:pPr>
        <w:rPr>
          <w:highlight w:val="yellow"/>
          <w:lang w:val="en-SG"/>
        </w:rPr>
      </w:pPr>
      <w:r>
        <w:rPr>
          <w:highlight w:val="yellow"/>
          <w:lang w:val="en-SG"/>
        </w:rPr>
        <w:t>Need to add diagrams</w:t>
      </w:r>
    </w:p>
    <w:p w:rsidRPr="008239CF" w:rsidR="008239CF" w:rsidP="008239CF" w:rsidRDefault="008239CF" w14:paraId="3C69B5D2" w14:textId="6F3FF175">
      <w:r w:rsidRPr="008239CF">
        <w:t>The CMS caching strategy is designed to improve content delivery performance, reduce repeated load on Strapi and ensure consumers receive consistent published content. Caching will be applied differently depending on the consuming channel, with frontend-facing requests using CDN-based caching and backend service consumers using internal service-level caching.</w:t>
      </w:r>
    </w:p>
    <w:p w:rsidRPr="008239CF" w:rsidR="008239CF" w:rsidP="008239CF" w:rsidRDefault="008239CF" w14:paraId="3E711753" w14:textId="700CD4D0">
      <w:r w:rsidRPr="008239CF">
        <w:t>Frontend-facing CMS APIs consumed by NGA MFEs will be routed through Akamai CDN. Published content responses should include cache-friendly headers such as ETag and Cache-Control, allowing the mobile application and CDN to determine whether content has changed before downloading the full payload again. The ETag value should be generated based on the content identifier, locale, version and last published timestamp so that changes to published content result in a new cache validator.</w:t>
      </w:r>
    </w:p>
    <w:p w:rsidRPr="008239CF" w:rsidR="008239CF" w:rsidP="008239CF" w:rsidRDefault="008239CF" w14:paraId="1398A36C" w14:textId="7B996FA4">
      <w:r w:rsidRPr="008239CF">
        <w:t>Backend services such as STP or MBPNS should call Strapi internally within the CEP domain and should not route through Akamai. These services may maintain their own cache, such as Hazelcast, for frequently accessed CMS content including screen records, journey configurations, notification templates, and receipt templates. Cached records should be stored using stable cache keys based on content type, content ID, locale and version, for example:</w:t>
      </w:r>
    </w:p>
    <w:p w:rsidRPr="008239CF" w:rsidR="008239CF" w:rsidP="007E3915" w:rsidRDefault="008239CF" w14:paraId="61C218A9" w14:textId="77777777">
      <w:pPr>
        <w:pStyle w:val="ListParagraph"/>
        <w:numPr>
          <w:ilvl w:val="0"/>
          <w:numId w:val="26"/>
        </w:numPr>
      </w:pPr>
      <w:r w:rsidRPr="008239CF">
        <w:t>screen:etb_onboard_consent:en:v3</w:t>
      </w:r>
    </w:p>
    <w:p w:rsidRPr="008239CF" w:rsidR="008239CF" w:rsidP="007E3915" w:rsidRDefault="00F70F14" w14:paraId="6E38EE99" w14:textId="5FDF79B2">
      <w:pPr>
        <w:pStyle w:val="ListParagraph"/>
        <w:numPr>
          <w:ilvl w:val="0"/>
          <w:numId w:val="26"/>
        </w:numPr>
      </w:pPr>
      <w:r>
        <w:t>module</w:t>
      </w:r>
      <w:r w:rsidRPr="008239CF" w:rsidR="008239CF">
        <w:t>:</w:t>
      </w:r>
      <w:r w:rsidR="00CD1585">
        <w:t>home_dashboard</w:t>
      </w:r>
      <w:r w:rsidRPr="008239CF" w:rsidR="008239CF">
        <w:t>:en:v2</w:t>
      </w:r>
    </w:p>
    <w:p w:rsidRPr="008239CF" w:rsidR="008239CF" w:rsidP="007E3915" w:rsidRDefault="008239CF" w14:paraId="1926504E" w14:textId="5F7A4F83">
      <w:pPr>
        <w:pStyle w:val="ListParagraph"/>
        <w:numPr>
          <w:ilvl w:val="0"/>
          <w:numId w:val="26"/>
        </w:numPr>
      </w:pPr>
      <w:r w:rsidRPr="008239CF">
        <w:t>notification-template:</w:t>
      </w:r>
      <w:r w:rsidR="00E63B19">
        <w:t>234</w:t>
      </w:r>
      <w:r w:rsidRPr="008239CF">
        <w:t>:en:v5</w:t>
      </w:r>
    </w:p>
    <w:p w:rsidRPr="008239CF" w:rsidR="008239CF" w:rsidP="008239CF" w:rsidRDefault="008239CF" w14:paraId="6DE38963" w14:textId="77777777">
      <w:r w:rsidRPr="008239CF">
        <w:t>When content is published or updated in Strapi, a publish webhook should notify the relevant consuming services so that their internal cache can be refreshed or invalidated. This ensures backend services do not continue serving stale content after a new approved version has been published.</w:t>
      </w:r>
    </w:p>
    <w:p w:rsidR="005E3CBB" w:rsidP="005E3CBB" w:rsidRDefault="008239CF" w14:paraId="6DAC13A8" w14:textId="75A71B16">
      <w:r w:rsidRPr="008239CF">
        <w:t>The caching approach should follow the principle that Strapi remains the source of truth, while Akamai, application caches and backend service caches act only as delivery optimisation layers. Consumers should always be able to revalidate cached content against the CMS using version, locale and ETag-based checks. Published content should be treated as immutable for a given version, with new content changes resulting in a new versioned record where required.</w:t>
      </w:r>
    </w:p>
    <w:p w:rsidRPr="00DD3C54" w:rsidR="00336D1A" w:rsidP="00391426" w:rsidRDefault="00391426" w14:paraId="153BB295" w14:textId="0EED4B89">
      <w:pPr>
        <w:pStyle w:val="Heading1"/>
        <w:rPr>
          <w:rFonts w:cs="Arial"/>
        </w:rPr>
      </w:pPr>
      <w:bookmarkStart w:name="_Toc228337231" w:id="125"/>
      <w:bookmarkStart w:name="_Toc232683541" w:id="126"/>
      <w:r w:rsidRPr="00DD3C54">
        <w:rPr>
          <w:rFonts w:cs="Arial"/>
        </w:rPr>
        <w:t>Appendix</w:t>
      </w:r>
      <w:bookmarkEnd w:id="125"/>
      <w:bookmarkEnd w:id="126"/>
    </w:p>
    <w:p w:rsidRPr="00AF2FB3" w:rsidR="00C248E8" w:rsidP="00C248E8" w:rsidRDefault="00C248E8" w14:paraId="13FAA90D" w14:textId="1115C297">
      <w:pPr>
        <w:pStyle w:val="Heading2"/>
        <w:rPr>
          <w:rFonts w:cs="Arial"/>
        </w:rPr>
      </w:pPr>
      <w:bookmarkStart w:name="_Toc228337232" w:id="127"/>
      <w:bookmarkStart w:name="_Toc232683542" w:id="128"/>
      <w:r w:rsidRPr="00AF2FB3">
        <w:rPr>
          <w:rFonts w:cs="Arial"/>
        </w:rPr>
        <w:t>Glossar</w:t>
      </w:r>
      <w:bookmarkEnd w:id="127"/>
      <w:r w:rsidR="00E27A60">
        <w:rPr>
          <w:rFonts w:cs="Arial"/>
        </w:rPr>
        <w:t>y of Terms</w:t>
      </w:r>
      <w:bookmarkEnd w:id="128"/>
    </w:p>
    <w:tbl>
      <w:tblPr>
        <w:tblStyle w:val="TableGridLight"/>
        <w:tblW w:w="0" w:type="auto"/>
        <w:tblLook w:val="04A0" w:firstRow="1" w:lastRow="0" w:firstColumn="1" w:lastColumn="0" w:noHBand="0" w:noVBand="1"/>
      </w:tblPr>
      <w:tblGrid>
        <w:gridCol w:w="1795"/>
        <w:gridCol w:w="7015"/>
      </w:tblGrid>
      <w:tr w:rsidRPr="00AF2FB3" w:rsidR="00871EDF" w:rsidTr="00AC1DF2" w14:paraId="53DB0946" w14:textId="77777777">
        <w:tc>
          <w:tcPr>
            <w:tcW w:w="1795" w:type="dxa"/>
          </w:tcPr>
          <w:p w:rsidRPr="00AF2FB3" w:rsidR="00871EDF" w:rsidP="00E05955" w:rsidRDefault="00AC1DF2" w14:paraId="37D2AE66" w14:textId="7E9A95D1">
            <w:pPr>
              <w:rPr>
                <w:rFonts w:cs="Arial"/>
                <w:b/>
                <w:bCs/>
                <w:lang w:val="en-SG"/>
              </w:rPr>
            </w:pPr>
            <w:r w:rsidRPr="00AF2FB3">
              <w:rPr>
                <w:rFonts w:cs="Arial"/>
                <w:b/>
                <w:bCs/>
                <w:lang w:val="en-SG"/>
              </w:rPr>
              <w:t>Term</w:t>
            </w:r>
          </w:p>
        </w:tc>
        <w:tc>
          <w:tcPr>
            <w:tcW w:w="7015" w:type="dxa"/>
          </w:tcPr>
          <w:p w:rsidRPr="00AF2FB3" w:rsidR="00871EDF" w:rsidP="00E05955" w:rsidRDefault="00AC1DF2" w14:paraId="28796316" w14:textId="1B9878A5">
            <w:pPr>
              <w:rPr>
                <w:rFonts w:cs="Arial"/>
                <w:b/>
                <w:bCs/>
                <w:lang w:val="en-SG"/>
              </w:rPr>
            </w:pPr>
            <w:r w:rsidRPr="00AF2FB3">
              <w:rPr>
                <w:rFonts w:cs="Arial"/>
                <w:b/>
                <w:bCs/>
                <w:lang w:val="en-SG"/>
              </w:rPr>
              <w:t>Description</w:t>
            </w:r>
          </w:p>
        </w:tc>
      </w:tr>
      <w:tr w:rsidRPr="00AF2FB3" w:rsidR="00C94D3B" w:rsidTr="00AC1DF2" w14:paraId="42ED8E9A" w14:textId="77777777">
        <w:tc>
          <w:tcPr>
            <w:tcW w:w="1795" w:type="dxa"/>
          </w:tcPr>
          <w:p w:rsidR="00C94D3B" w:rsidP="00E05955" w:rsidRDefault="00C94D3B" w14:paraId="24944F4F" w14:textId="381AA3E0">
            <w:pPr>
              <w:rPr>
                <w:rFonts w:cs="Arial"/>
                <w:lang w:val="en-SG"/>
              </w:rPr>
            </w:pPr>
            <w:r>
              <w:rPr>
                <w:rFonts w:cs="Arial"/>
                <w:lang w:val="en-SG"/>
              </w:rPr>
              <w:t>Akamai</w:t>
            </w:r>
          </w:p>
        </w:tc>
        <w:tc>
          <w:tcPr>
            <w:tcW w:w="7015" w:type="dxa"/>
          </w:tcPr>
          <w:p w:rsidR="00C94D3B" w:rsidP="00E05955" w:rsidRDefault="00C94D3B" w14:paraId="68B355C0" w14:textId="08467E50">
            <w:pPr>
              <w:rPr>
                <w:rFonts w:cs="Arial"/>
              </w:rPr>
            </w:pPr>
            <w:r w:rsidRPr="00C94D3B">
              <w:rPr>
                <w:rFonts w:cs="Arial"/>
              </w:rPr>
              <w:t>CDN platform used to cache and deliver frontend-facing CMS content</w:t>
            </w:r>
          </w:p>
        </w:tc>
      </w:tr>
      <w:tr w:rsidRPr="00AF2FB3" w:rsidR="004A1B24" w:rsidTr="00AC1DF2" w14:paraId="17302ED5" w14:textId="77777777">
        <w:tc>
          <w:tcPr>
            <w:tcW w:w="1795" w:type="dxa"/>
          </w:tcPr>
          <w:p w:rsidR="004A1B24" w:rsidP="00E05955" w:rsidRDefault="004A1B24" w14:paraId="490DD565" w14:textId="68E86639">
            <w:pPr>
              <w:rPr>
                <w:rFonts w:cs="Arial"/>
                <w:lang w:val="en-SG"/>
              </w:rPr>
            </w:pPr>
            <w:r>
              <w:rPr>
                <w:rFonts w:cs="Arial"/>
                <w:lang w:val="en-SG"/>
              </w:rPr>
              <w:t>API</w:t>
            </w:r>
          </w:p>
        </w:tc>
        <w:tc>
          <w:tcPr>
            <w:tcW w:w="7015" w:type="dxa"/>
          </w:tcPr>
          <w:p w:rsidRPr="00087098" w:rsidR="004A1B24" w:rsidP="00E05955" w:rsidRDefault="004A1B24" w14:paraId="32C052AB" w14:textId="0D2758BD">
            <w:pPr>
              <w:rPr>
                <w:rFonts w:cs="Arial"/>
              </w:rPr>
            </w:pPr>
            <w:r>
              <w:rPr>
                <w:rFonts w:cs="Arial"/>
              </w:rPr>
              <w:t>Application Programming Interface</w:t>
            </w:r>
          </w:p>
        </w:tc>
      </w:tr>
      <w:tr w:rsidRPr="00AF2FB3" w:rsidR="00CA0739" w:rsidTr="00AC1DF2" w14:paraId="7E5D019E" w14:textId="77777777">
        <w:tc>
          <w:tcPr>
            <w:tcW w:w="1795" w:type="dxa"/>
          </w:tcPr>
          <w:p w:rsidRPr="00AF2FB3" w:rsidR="00CA0739" w:rsidP="00E05955" w:rsidRDefault="00CA0739" w14:paraId="32762A9A" w14:textId="1577044A">
            <w:pPr>
              <w:rPr>
                <w:rFonts w:cs="Arial"/>
                <w:lang w:val="en-SG"/>
              </w:rPr>
            </w:pPr>
            <w:r>
              <w:rPr>
                <w:rFonts w:cs="Arial"/>
                <w:lang w:val="en-SG"/>
              </w:rPr>
              <w:t>CDN</w:t>
            </w:r>
          </w:p>
        </w:tc>
        <w:tc>
          <w:tcPr>
            <w:tcW w:w="7015" w:type="dxa"/>
          </w:tcPr>
          <w:p w:rsidRPr="00AF2FB3" w:rsidR="00CA0739" w:rsidP="00E05955" w:rsidRDefault="00087098" w14:paraId="7A4D30FB" w14:textId="54541778">
            <w:pPr>
              <w:rPr>
                <w:rFonts w:cs="Arial"/>
                <w:lang w:val="en-SG"/>
              </w:rPr>
            </w:pPr>
            <w:r w:rsidRPr="00087098">
              <w:rPr>
                <w:rFonts w:cs="Arial"/>
              </w:rPr>
              <w:t>Content Delivery Network</w:t>
            </w:r>
          </w:p>
        </w:tc>
      </w:tr>
      <w:tr w:rsidRPr="00AF2FB3" w:rsidR="00871EDF" w:rsidTr="00AC1DF2" w14:paraId="0ABC6ED8" w14:textId="77777777">
        <w:tc>
          <w:tcPr>
            <w:tcW w:w="1795" w:type="dxa"/>
          </w:tcPr>
          <w:p w:rsidRPr="00AF2FB3" w:rsidR="00871EDF" w:rsidP="00E05955" w:rsidRDefault="00AC1DF2" w14:paraId="14FFAACF" w14:textId="0ECE1D14">
            <w:pPr>
              <w:rPr>
                <w:rFonts w:cs="Arial"/>
                <w:lang w:val="en-SG"/>
              </w:rPr>
            </w:pPr>
            <w:r w:rsidRPr="00AF2FB3">
              <w:rPr>
                <w:rFonts w:cs="Arial"/>
                <w:lang w:val="en-SG"/>
              </w:rPr>
              <w:t>CEP</w:t>
            </w:r>
          </w:p>
        </w:tc>
        <w:tc>
          <w:tcPr>
            <w:tcW w:w="7015" w:type="dxa"/>
          </w:tcPr>
          <w:p w:rsidRPr="00AF2FB3" w:rsidR="00871EDF" w:rsidP="00E05955" w:rsidRDefault="00AC1DF2" w14:paraId="2F487BA6" w14:textId="783544C9">
            <w:pPr>
              <w:rPr>
                <w:rFonts w:cs="Arial"/>
                <w:lang w:val="en-SG"/>
              </w:rPr>
            </w:pPr>
            <w:r w:rsidRPr="00AF2FB3">
              <w:rPr>
                <w:rFonts w:cs="Arial"/>
                <w:lang w:val="en-SG"/>
              </w:rPr>
              <w:t>Customer Engagement Platform</w:t>
            </w:r>
          </w:p>
        </w:tc>
      </w:tr>
      <w:tr w:rsidRPr="00AF2FB3" w:rsidR="00871EDF" w:rsidTr="00AC1DF2" w14:paraId="1E2700CF" w14:textId="77777777">
        <w:tc>
          <w:tcPr>
            <w:tcW w:w="1795" w:type="dxa"/>
          </w:tcPr>
          <w:p w:rsidRPr="00AF2FB3" w:rsidR="00871EDF" w:rsidP="00E05955" w:rsidRDefault="00AC1DF2" w14:paraId="79F4F848" w14:textId="7D0BD27F">
            <w:pPr>
              <w:rPr>
                <w:rFonts w:cs="Arial"/>
                <w:lang w:val="en-SG"/>
              </w:rPr>
            </w:pPr>
            <w:r w:rsidRPr="00AF2FB3">
              <w:rPr>
                <w:rFonts w:cs="Arial"/>
                <w:lang w:val="en-SG"/>
              </w:rPr>
              <w:t>CMS</w:t>
            </w:r>
          </w:p>
        </w:tc>
        <w:tc>
          <w:tcPr>
            <w:tcW w:w="7015" w:type="dxa"/>
          </w:tcPr>
          <w:p w:rsidRPr="00AF2FB3" w:rsidR="00871EDF" w:rsidP="00E05955" w:rsidRDefault="00AC1DF2" w14:paraId="45E5DB9D" w14:textId="51927ECC">
            <w:pPr>
              <w:rPr>
                <w:rFonts w:cs="Arial"/>
                <w:lang w:val="en-SG"/>
              </w:rPr>
            </w:pPr>
            <w:r w:rsidRPr="00AF2FB3">
              <w:rPr>
                <w:rFonts w:cs="Arial"/>
                <w:lang w:val="en-SG"/>
              </w:rPr>
              <w:t>Content Management System</w:t>
            </w:r>
          </w:p>
        </w:tc>
      </w:tr>
      <w:tr w:rsidRPr="00AF2FB3" w:rsidR="00EB2D4B" w:rsidTr="00AC1DF2" w14:paraId="58FBF989" w14:textId="77777777">
        <w:tc>
          <w:tcPr>
            <w:tcW w:w="1795" w:type="dxa"/>
          </w:tcPr>
          <w:p w:rsidRPr="00AF2FB3" w:rsidR="00EB2D4B" w:rsidP="00E05955" w:rsidRDefault="00EB2D4B" w14:paraId="764CEFC8" w14:textId="55DB4E0A">
            <w:pPr>
              <w:rPr>
                <w:rFonts w:cs="Arial"/>
                <w:lang w:val="en-SG"/>
              </w:rPr>
            </w:pPr>
            <w:r>
              <w:rPr>
                <w:rFonts w:cs="Arial"/>
                <w:lang w:val="en-SG"/>
              </w:rPr>
              <w:t>Content Type</w:t>
            </w:r>
          </w:p>
        </w:tc>
        <w:tc>
          <w:tcPr>
            <w:tcW w:w="7015" w:type="dxa"/>
          </w:tcPr>
          <w:p w:rsidRPr="00AF2FB3" w:rsidR="00EB2D4B" w:rsidP="00E05955" w:rsidRDefault="00EB2D4B" w14:paraId="0097C20C" w14:textId="51FAF121">
            <w:pPr>
              <w:rPr>
                <w:rFonts w:cs="Arial"/>
                <w:lang w:val="en-SG"/>
              </w:rPr>
            </w:pPr>
            <w:r w:rsidRPr="00EB2D4B">
              <w:rPr>
                <w:rFonts w:cs="Arial"/>
              </w:rPr>
              <w:t>A Strapi data model used to define a structured type of content</w:t>
            </w:r>
          </w:p>
        </w:tc>
      </w:tr>
      <w:tr w:rsidRPr="00AF2FB3" w:rsidR="00EB2D4B" w:rsidTr="00AC1DF2" w14:paraId="0C4D35BA" w14:textId="77777777">
        <w:tc>
          <w:tcPr>
            <w:tcW w:w="1795" w:type="dxa"/>
          </w:tcPr>
          <w:p w:rsidR="00EB2D4B" w:rsidP="00E05955" w:rsidRDefault="008E64A7" w14:paraId="21F1A03A" w14:textId="56B18B7A">
            <w:pPr>
              <w:rPr>
                <w:rFonts w:cs="Arial"/>
                <w:lang w:val="en-SG"/>
              </w:rPr>
            </w:pPr>
            <w:r w:rsidRPr="008E64A7">
              <w:rPr>
                <w:rFonts w:cs="Arial"/>
              </w:rPr>
              <w:t>Collection Type</w:t>
            </w:r>
          </w:p>
        </w:tc>
        <w:tc>
          <w:tcPr>
            <w:tcW w:w="7015" w:type="dxa"/>
          </w:tcPr>
          <w:p w:rsidRPr="00EB2D4B" w:rsidR="00EB2D4B" w:rsidP="00E05955" w:rsidRDefault="008E64A7" w14:paraId="4D9C9D59" w14:textId="4A783C6D">
            <w:pPr>
              <w:rPr>
                <w:rFonts w:cs="Arial"/>
              </w:rPr>
            </w:pPr>
            <w:r w:rsidRPr="008E64A7">
              <w:rPr>
                <w:rFonts w:cs="Arial"/>
              </w:rPr>
              <w:t>A Strapi content type that can contain multiple records</w:t>
            </w:r>
          </w:p>
        </w:tc>
      </w:tr>
      <w:tr w:rsidRPr="00AF2FB3" w:rsidR="00EB2D4B" w:rsidTr="00AC1DF2" w14:paraId="7C5E2D1D" w14:textId="77777777">
        <w:tc>
          <w:tcPr>
            <w:tcW w:w="1795" w:type="dxa"/>
          </w:tcPr>
          <w:p w:rsidR="00EB2D4B" w:rsidP="00E05955" w:rsidRDefault="008E64A7" w14:paraId="7FE75021" w14:textId="5CDC9CE2">
            <w:pPr>
              <w:rPr>
                <w:rFonts w:cs="Arial"/>
                <w:lang w:val="en-SG"/>
              </w:rPr>
            </w:pPr>
            <w:r w:rsidRPr="008E64A7">
              <w:rPr>
                <w:rFonts w:cs="Arial"/>
              </w:rPr>
              <w:t>Component</w:t>
            </w:r>
          </w:p>
        </w:tc>
        <w:tc>
          <w:tcPr>
            <w:tcW w:w="7015" w:type="dxa"/>
          </w:tcPr>
          <w:p w:rsidRPr="00EB2D4B" w:rsidR="00EB2D4B" w:rsidP="00E05955" w:rsidRDefault="008E64A7" w14:paraId="67F9FCA5" w14:textId="6FCEBC80">
            <w:pPr>
              <w:rPr>
                <w:rFonts w:cs="Arial"/>
              </w:rPr>
            </w:pPr>
            <w:r w:rsidRPr="008E64A7">
              <w:rPr>
                <w:rFonts w:cs="Arial"/>
              </w:rPr>
              <w:t>A reusable Strapi content structure embedded inside content types</w:t>
            </w:r>
          </w:p>
        </w:tc>
      </w:tr>
      <w:tr w:rsidRPr="00AF2FB3" w:rsidR="00A010A8" w:rsidTr="00AC1DF2" w14:paraId="4088FA6A" w14:textId="77777777">
        <w:tc>
          <w:tcPr>
            <w:tcW w:w="1795" w:type="dxa"/>
          </w:tcPr>
          <w:p w:rsidRPr="00AF2FB3" w:rsidR="00A010A8" w:rsidP="00E05955" w:rsidRDefault="00A010A8" w14:paraId="3E70F4B0" w14:textId="4063F0CA">
            <w:pPr>
              <w:rPr>
                <w:rFonts w:cs="Arial"/>
                <w:lang w:val="en-SG"/>
              </w:rPr>
            </w:pPr>
            <w:r>
              <w:rPr>
                <w:rFonts w:cs="Arial"/>
                <w:lang w:val="en-SG"/>
              </w:rPr>
              <w:t>DDD</w:t>
            </w:r>
          </w:p>
        </w:tc>
        <w:tc>
          <w:tcPr>
            <w:tcW w:w="7015" w:type="dxa"/>
          </w:tcPr>
          <w:p w:rsidRPr="00AF2FB3" w:rsidR="00A010A8" w:rsidP="00E05955" w:rsidRDefault="00A010A8" w14:paraId="0E67D5FD" w14:textId="20D723CE">
            <w:pPr>
              <w:rPr>
                <w:rFonts w:cs="Arial"/>
                <w:lang w:val="en-SG"/>
              </w:rPr>
            </w:pPr>
            <w:r>
              <w:rPr>
                <w:rFonts w:cs="Arial"/>
                <w:lang w:val="en-SG"/>
              </w:rPr>
              <w:t>Detailed Design Document</w:t>
            </w:r>
          </w:p>
        </w:tc>
      </w:tr>
      <w:tr w:rsidRPr="00AF2FB3" w:rsidR="00E27A60" w:rsidTr="00AC1DF2" w14:paraId="10707040" w14:textId="77777777">
        <w:tc>
          <w:tcPr>
            <w:tcW w:w="1795" w:type="dxa"/>
          </w:tcPr>
          <w:p w:rsidR="00E27A60" w:rsidP="00E05955" w:rsidRDefault="00E27A60" w14:paraId="14197980" w14:textId="39730A85">
            <w:pPr>
              <w:rPr>
                <w:rFonts w:cs="Arial"/>
                <w:lang w:val="en-SG"/>
              </w:rPr>
            </w:pPr>
            <w:r w:rsidRPr="00E27A60">
              <w:rPr>
                <w:rFonts w:cs="Arial"/>
              </w:rPr>
              <w:t>Dynamic Zone</w:t>
            </w:r>
          </w:p>
        </w:tc>
        <w:tc>
          <w:tcPr>
            <w:tcW w:w="7015" w:type="dxa"/>
          </w:tcPr>
          <w:p w:rsidR="00E27A60" w:rsidP="00E05955" w:rsidRDefault="00E27A60" w14:paraId="3056E3DD" w14:textId="0120DAB5">
            <w:pPr>
              <w:rPr>
                <w:rFonts w:cs="Arial"/>
                <w:lang w:val="en-SG"/>
              </w:rPr>
            </w:pPr>
            <w:r w:rsidRPr="00E27A60">
              <w:rPr>
                <w:rFonts w:cs="Arial"/>
              </w:rPr>
              <w:t>A Strapi field that allows different component types to be configured flexibly within the same area</w:t>
            </w:r>
          </w:p>
        </w:tc>
      </w:tr>
      <w:tr w:rsidRPr="00AF2FB3" w:rsidR="007E7356" w:rsidTr="00AC1DF2" w14:paraId="46F5A434" w14:textId="77777777">
        <w:tc>
          <w:tcPr>
            <w:tcW w:w="1795" w:type="dxa"/>
          </w:tcPr>
          <w:p w:rsidR="007E7356" w:rsidP="00E05955" w:rsidRDefault="007E7356" w14:paraId="1FC974E8" w14:textId="47814A0A">
            <w:pPr>
              <w:rPr>
                <w:rFonts w:cs="Arial"/>
                <w:lang w:val="en-SG"/>
              </w:rPr>
            </w:pPr>
            <w:r>
              <w:rPr>
                <w:rFonts w:cs="Arial"/>
                <w:lang w:val="en-SG"/>
              </w:rPr>
              <w:t>ECLIPSE</w:t>
            </w:r>
          </w:p>
        </w:tc>
        <w:tc>
          <w:tcPr>
            <w:tcW w:w="7015" w:type="dxa"/>
          </w:tcPr>
          <w:p w:rsidR="007E7356" w:rsidP="00E05955" w:rsidRDefault="007E7356" w14:paraId="0E96B6F6" w14:textId="58A93881">
            <w:pPr>
              <w:rPr>
                <w:rFonts w:cs="Arial"/>
                <w:lang w:val="en-SG"/>
              </w:rPr>
            </w:pPr>
            <w:r>
              <w:t>Enterprise Customer Lifestyle Information Processing Service Engine</w:t>
            </w:r>
          </w:p>
        </w:tc>
      </w:tr>
      <w:tr w:rsidRPr="00AF2FB3" w:rsidR="008E64A7" w:rsidTr="00AC1DF2" w14:paraId="007A8351" w14:textId="77777777">
        <w:tc>
          <w:tcPr>
            <w:tcW w:w="1795" w:type="dxa"/>
          </w:tcPr>
          <w:p w:rsidR="008E64A7" w:rsidP="00E05955" w:rsidRDefault="008E64A7" w14:paraId="139D71E9" w14:textId="73577D35">
            <w:pPr>
              <w:rPr>
                <w:rFonts w:cs="Arial"/>
                <w:lang w:val="en-SG"/>
              </w:rPr>
            </w:pPr>
            <w:r w:rsidRPr="008E64A7">
              <w:rPr>
                <w:rFonts w:cs="Arial"/>
              </w:rPr>
              <w:t>ETag</w:t>
            </w:r>
          </w:p>
        </w:tc>
        <w:tc>
          <w:tcPr>
            <w:tcW w:w="7015" w:type="dxa"/>
          </w:tcPr>
          <w:p w:rsidR="008E64A7" w:rsidP="00E05955" w:rsidRDefault="00E27A60" w14:paraId="1A27B5EA" w14:textId="50B4DBDC">
            <w:r w:rsidRPr="00E27A60">
              <w:t>Entity Tag used for cache validation to determine whether content has changed</w:t>
            </w:r>
          </w:p>
        </w:tc>
      </w:tr>
      <w:tr w:rsidRPr="00AF2FB3" w:rsidR="00E27A60" w:rsidTr="00AC1DF2" w14:paraId="46C2C17A" w14:textId="77777777">
        <w:tc>
          <w:tcPr>
            <w:tcW w:w="1795" w:type="dxa"/>
          </w:tcPr>
          <w:p w:rsidRPr="008E64A7" w:rsidR="00E27A60" w:rsidP="00E05955" w:rsidRDefault="00E27A60" w14:paraId="451BD963" w14:textId="6A385237">
            <w:pPr>
              <w:rPr>
                <w:rFonts w:cs="Arial"/>
              </w:rPr>
            </w:pPr>
            <w:r w:rsidRPr="00E27A60">
              <w:rPr>
                <w:rFonts w:cs="Arial"/>
              </w:rPr>
              <w:t>Hazelcast</w:t>
            </w:r>
          </w:p>
        </w:tc>
        <w:tc>
          <w:tcPr>
            <w:tcW w:w="7015" w:type="dxa"/>
          </w:tcPr>
          <w:p w:rsidRPr="00E27A60" w:rsidR="00E27A60" w:rsidP="00E05955" w:rsidRDefault="00EA4310" w14:paraId="586F7405" w14:textId="0A4F427D">
            <w:r w:rsidRPr="00EA4310">
              <w:t>Distributed caching platform used by backend services to store frequently accessed CMS content</w:t>
            </w:r>
          </w:p>
        </w:tc>
      </w:tr>
      <w:tr w:rsidRPr="00AF2FB3" w:rsidR="00EA4310" w:rsidTr="00AC1DF2" w14:paraId="4B3E7380" w14:textId="77777777">
        <w:tc>
          <w:tcPr>
            <w:tcW w:w="1795" w:type="dxa"/>
          </w:tcPr>
          <w:p w:rsidRPr="00E27A60" w:rsidR="00EA4310" w:rsidP="00E05955" w:rsidRDefault="00EA4310" w14:paraId="11E8F8C3" w14:textId="6379EB9E">
            <w:pPr>
              <w:rPr>
                <w:rFonts w:cs="Arial"/>
              </w:rPr>
            </w:pPr>
            <w:r>
              <w:rPr>
                <w:rFonts w:cs="Arial"/>
              </w:rPr>
              <w:t>i18n</w:t>
            </w:r>
          </w:p>
        </w:tc>
        <w:tc>
          <w:tcPr>
            <w:tcW w:w="7015" w:type="dxa"/>
          </w:tcPr>
          <w:p w:rsidRPr="00EA4310" w:rsidR="00EA4310" w:rsidP="00E05955" w:rsidRDefault="00EA4310" w14:paraId="319C10D4" w14:textId="3EFEB1E0">
            <w:r w:rsidRPr="00EA4310">
              <w:t>Internationalisation; handling multiple languages and locales</w:t>
            </w:r>
          </w:p>
        </w:tc>
      </w:tr>
      <w:tr w:rsidRPr="00AF2FB3" w:rsidR="001964BF" w:rsidTr="00AC1DF2" w14:paraId="6DDAC656" w14:textId="77777777">
        <w:tc>
          <w:tcPr>
            <w:tcW w:w="1795" w:type="dxa"/>
          </w:tcPr>
          <w:p w:rsidRPr="00AF2FB3" w:rsidR="001964BF" w:rsidP="00E05955" w:rsidRDefault="001964BF" w14:paraId="4BD5ABFF" w14:textId="4A6A1151">
            <w:pPr>
              <w:rPr>
                <w:rFonts w:cs="Arial"/>
                <w:lang w:val="en-SG"/>
              </w:rPr>
            </w:pPr>
            <w:r>
              <w:rPr>
                <w:rFonts w:cs="Arial"/>
                <w:lang w:val="en-SG"/>
              </w:rPr>
              <w:t>ID</w:t>
            </w:r>
          </w:p>
        </w:tc>
        <w:tc>
          <w:tcPr>
            <w:tcW w:w="7015" w:type="dxa"/>
          </w:tcPr>
          <w:p w:rsidRPr="00AF2FB3" w:rsidR="001964BF" w:rsidP="00E05955" w:rsidRDefault="004670FC" w14:paraId="5F3420CA" w14:textId="559969AE">
            <w:pPr>
              <w:rPr>
                <w:rFonts w:cs="Arial"/>
                <w:lang w:val="en-SG"/>
              </w:rPr>
            </w:pPr>
            <w:r>
              <w:rPr>
                <w:rFonts w:cs="Arial"/>
                <w:lang w:val="en-SG"/>
              </w:rPr>
              <w:t>Iden</w:t>
            </w:r>
            <w:r w:rsidR="0026053E">
              <w:rPr>
                <w:rFonts w:cs="Arial"/>
                <w:lang w:val="en-SG"/>
              </w:rPr>
              <w:t>tifier</w:t>
            </w:r>
          </w:p>
        </w:tc>
      </w:tr>
      <w:tr w:rsidRPr="00AF2FB3" w:rsidR="00EA4310" w:rsidTr="00AC1DF2" w14:paraId="32A29A52" w14:textId="77777777">
        <w:tc>
          <w:tcPr>
            <w:tcW w:w="1795" w:type="dxa"/>
          </w:tcPr>
          <w:p w:rsidR="00EA4310" w:rsidP="00E05955" w:rsidRDefault="00EA4310" w14:paraId="4779D0E4" w14:textId="17B38021">
            <w:pPr>
              <w:rPr>
                <w:rFonts w:cs="Arial"/>
                <w:lang w:val="en-SG"/>
              </w:rPr>
            </w:pPr>
            <w:r>
              <w:rPr>
                <w:rFonts w:cs="Arial"/>
                <w:lang w:val="en-SG"/>
              </w:rPr>
              <w:t>Locale</w:t>
            </w:r>
          </w:p>
        </w:tc>
        <w:tc>
          <w:tcPr>
            <w:tcW w:w="7015" w:type="dxa"/>
          </w:tcPr>
          <w:p w:rsidR="00EA4310" w:rsidP="00E05955" w:rsidRDefault="00C7155E" w14:paraId="274F920C" w14:textId="5BAF5580">
            <w:pPr>
              <w:rPr>
                <w:rFonts w:cs="Arial"/>
                <w:lang w:val="en-SG"/>
              </w:rPr>
            </w:pPr>
            <w:r w:rsidRPr="00C7155E">
              <w:rPr>
                <w:rFonts w:cs="Arial"/>
              </w:rPr>
              <w:t>Language or regional variation of content, such as en, ms or id</w:t>
            </w:r>
          </w:p>
        </w:tc>
      </w:tr>
      <w:tr w:rsidRPr="00AF2FB3" w:rsidR="0026053E" w:rsidTr="00AC1DF2" w14:paraId="0F3FC52F" w14:textId="77777777">
        <w:tc>
          <w:tcPr>
            <w:tcW w:w="1795" w:type="dxa"/>
          </w:tcPr>
          <w:p w:rsidR="0026053E" w:rsidP="00E05955" w:rsidRDefault="0026053E" w14:paraId="266474EF" w14:textId="2B45437D">
            <w:pPr>
              <w:rPr>
                <w:rFonts w:cs="Arial"/>
                <w:lang w:val="en-SG"/>
              </w:rPr>
            </w:pPr>
            <w:r>
              <w:rPr>
                <w:rFonts w:cs="Arial"/>
                <w:lang w:val="en-SG"/>
              </w:rPr>
              <w:t>JSON</w:t>
            </w:r>
          </w:p>
        </w:tc>
        <w:tc>
          <w:tcPr>
            <w:tcW w:w="7015" w:type="dxa"/>
          </w:tcPr>
          <w:p w:rsidR="0026053E" w:rsidP="00E05955" w:rsidRDefault="001E59D5" w14:paraId="76E6CC7D" w14:textId="2565FC99">
            <w:pPr>
              <w:rPr>
                <w:rFonts w:cs="Arial"/>
                <w:lang w:val="en-SG"/>
              </w:rPr>
            </w:pPr>
            <w:r>
              <w:rPr>
                <w:rFonts w:cs="Arial"/>
                <w:lang w:val="en-SG"/>
              </w:rPr>
              <w:t>JavaScript Object Notation</w:t>
            </w:r>
          </w:p>
        </w:tc>
      </w:tr>
      <w:tr w:rsidRPr="00AF2FB3" w:rsidR="00871EDF" w:rsidTr="00AF2FB3" w14:paraId="7755B8CC" w14:textId="77777777">
        <w:trPr>
          <w:trHeight w:val="100"/>
        </w:trPr>
        <w:tc>
          <w:tcPr>
            <w:tcW w:w="1795" w:type="dxa"/>
          </w:tcPr>
          <w:p w:rsidRPr="00AF2FB3" w:rsidR="00871EDF" w:rsidP="00E05955" w:rsidRDefault="00087098" w14:paraId="5956D8D1" w14:textId="4388ABEF">
            <w:pPr>
              <w:rPr>
                <w:rFonts w:cs="Arial"/>
                <w:lang w:val="en-SG"/>
              </w:rPr>
            </w:pPr>
            <w:r>
              <w:rPr>
                <w:rFonts w:cs="Arial"/>
                <w:lang w:val="en-SG"/>
              </w:rPr>
              <w:t>MBPNS</w:t>
            </w:r>
          </w:p>
        </w:tc>
        <w:tc>
          <w:tcPr>
            <w:tcW w:w="7015" w:type="dxa"/>
          </w:tcPr>
          <w:p w:rsidRPr="00AF2FB3" w:rsidR="00871EDF" w:rsidP="00E05955" w:rsidRDefault="00087098" w14:paraId="73C8BF09" w14:textId="38C70FE8">
            <w:pPr>
              <w:rPr>
                <w:rFonts w:cs="Arial"/>
                <w:lang w:val="en-SG"/>
              </w:rPr>
            </w:pPr>
            <w:r>
              <w:rPr>
                <w:rFonts w:cs="Arial"/>
                <w:lang w:val="en-SG"/>
              </w:rPr>
              <w:t>Maybank Platform Notification Suite</w:t>
            </w:r>
          </w:p>
        </w:tc>
      </w:tr>
      <w:tr w:rsidRPr="00AF2FB3" w:rsidR="00891084" w:rsidTr="00AF2FB3" w14:paraId="7D4FB13C" w14:textId="77777777">
        <w:trPr>
          <w:trHeight w:val="100"/>
        </w:trPr>
        <w:tc>
          <w:tcPr>
            <w:tcW w:w="1795" w:type="dxa"/>
          </w:tcPr>
          <w:p w:rsidRPr="00891084" w:rsidR="00891084" w:rsidP="00891084" w:rsidRDefault="00891084" w14:paraId="66A76A69" w14:textId="6E3C9E7E">
            <w:pPr>
              <w:rPr>
                <w:rFonts w:cs="Arial"/>
                <w:lang w:val="en-SG"/>
              </w:rPr>
            </w:pPr>
            <w:r w:rsidRPr="00891084">
              <w:rPr>
                <w:rFonts w:cs="Arial"/>
              </w:rPr>
              <w:t>MDIP</w:t>
            </w:r>
          </w:p>
        </w:tc>
        <w:tc>
          <w:tcPr>
            <w:tcW w:w="7015" w:type="dxa"/>
          </w:tcPr>
          <w:p w:rsidRPr="00891084" w:rsidR="00891084" w:rsidP="00891084" w:rsidRDefault="00891084" w14:paraId="3FAA24B9" w14:textId="26993159">
            <w:pPr>
              <w:rPr>
                <w:rFonts w:cs="Arial"/>
                <w:lang w:val="en-SG"/>
              </w:rPr>
            </w:pPr>
            <w:r w:rsidRPr="00891084">
              <w:rPr>
                <w:rFonts w:cs="Arial"/>
              </w:rPr>
              <w:t>Maybank Digital Identity Platform</w:t>
            </w:r>
          </w:p>
        </w:tc>
      </w:tr>
      <w:tr w:rsidRPr="00AF2FB3" w:rsidR="00B16DBE" w:rsidTr="00AF2FB3" w14:paraId="097E0BBF" w14:textId="77777777">
        <w:trPr>
          <w:trHeight w:val="100"/>
        </w:trPr>
        <w:tc>
          <w:tcPr>
            <w:tcW w:w="1795" w:type="dxa"/>
          </w:tcPr>
          <w:p w:rsidR="00B16DBE" w:rsidP="00E05955" w:rsidRDefault="00B16DBE" w14:paraId="3B55A22E" w14:textId="56E6E516">
            <w:pPr>
              <w:rPr>
                <w:rFonts w:cs="Arial"/>
                <w:lang w:val="en-SG"/>
              </w:rPr>
            </w:pPr>
            <w:r>
              <w:rPr>
                <w:rFonts w:cs="Arial"/>
                <w:lang w:val="en-SG"/>
              </w:rPr>
              <w:t>MFE</w:t>
            </w:r>
          </w:p>
        </w:tc>
        <w:tc>
          <w:tcPr>
            <w:tcW w:w="7015" w:type="dxa"/>
          </w:tcPr>
          <w:p w:rsidR="00B16DBE" w:rsidP="00E05955" w:rsidRDefault="00B16DBE" w14:paraId="5F3B8584" w14:textId="68E58C8F">
            <w:pPr>
              <w:rPr>
                <w:rFonts w:cs="Arial"/>
                <w:lang w:val="en-SG"/>
              </w:rPr>
            </w:pPr>
            <w:r>
              <w:rPr>
                <w:rFonts w:cs="Arial"/>
                <w:lang w:val="en-SG"/>
              </w:rPr>
              <w:t>Micro Frontend</w:t>
            </w:r>
          </w:p>
        </w:tc>
      </w:tr>
      <w:tr w:rsidRPr="00AF2FB3" w:rsidR="008712F6" w:rsidTr="00AF2FB3" w14:paraId="589B9EA4" w14:textId="77777777">
        <w:trPr>
          <w:trHeight w:val="100"/>
        </w:trPr>
        <w:tc>
          <w:tcPr>
            <w:tcW w:w="1795" w:type="dxa"/>
          </w:tcPr>
          <w:p w:rsidR="008712F6" w:rsidP="00E05955" w:rsidRDefault="008712F6" w14:paraId="708A560F" w14:textId="137A39BA">
            <w:pPr>
              <w:rPr>
                <w:rFonts w:cs="Arial"/>
                <w:lang w:val="en-SG"/>
              </w:rPr>
            </w:pPr>
            <w:r>
              <w:rPr>
                <w:rFonts w:cs="Arial"/>
                <w:lang w:val="en-SG"/>
              </w:rPr>
              <w:t>Module</w:t>
            </w:r>
          </w:p>
        </w:tc>
        <w:tc>
          <w:tcPr>
            <w:tcW w:w="7015" w:type="dxa"/>
          </w:tcPr>
          <w:p w:rsidR="008712F6" w:rsidP="00E05955" w:rsidRDefault="00D6242A" w14:paraId="06146CB9" w14:textId="79FB6326">
            <w:pPr>
              <w:rPr>
                <w:rFonts w:cs="Arial"/>
                <w:lang w:val="en-SG"/>
              </w:rPr>
            </w:pPr>
            <w:r>
              <w:rPr>
                <w:rFonts w:cs="Arial"/>
                <w:lang w:val="en-SG"/>
              </w:rPr>
              <w:t xml:space="preserve">Screens grouped by the </w:t>
            </w:r>
            <w:r w:rsidR="00EB4577">
              <w:rPr>
                <w:rFonts w:cs="Arial"/>
                <w:lang w:val="en-SG"/>
              </w:rPr>
              <w:t xml:space="preserve">NGA Modules </w:t>
            </w:r>
            <w:r w:rsidR="00D249E9">
              <w:rPr>
                <w:rFonts w:cs="Arial"/>
                <w:lang w:val="en-SG"/>
              </w:rPr>
              <w:t xml:space="preserve">(e.g. </w:t>
            </w:r>
            <w:r w:rsidRPr="00D249E9" w:rsidR="00D249E9">
              <w:rPr>
                <w:rFonts w:cs="Arial"/>
              </w:rPr>
              <w:t>Settings</w:t>
            </w:r>
            <w:r w:rsidR="00D249E9">
              <w:rPr>
                <w:rFonts w:cs="Arial"/>
              </w:rPr>
              <w:t>, Tabung, Money Out etc)</w:t>
            </w:r>
          </w:p>
        </w:tc>
      </w:tr>
      <w:tr w:rsidRPr="00AF2FB3" w:rsidR="00686B08" w:rsidTr="00AF2FB3" w14:paraId="16E2101E" w14:textId="77777777">
        <w:trPr>
          <w:trHeight w:val="100"/>
        </w:trPr>
        <w:tc>
          <w:tcPr>
            <w:tcW w:w="1795" w:type="dxa"/>
          </w:tcPr>
          <w:p w:rsidR="00686B08" w:rsidP="00E05955" w:rsidRDefault="00686B08" w14:paraId="0690FF67" w14:textId="731B99FA">
            <w:pPr>
              <w:rPr>
                <w:rFonts w:cs="Arial"/>
                <w:lang w:val="en-SG"/>
              </w:rPr>
            </w:pPr>
            <w:r>
              <w:rPr>
                <w:rFonts w:cs="Arial"/>
                <w:lang w:val="en-SG"/>
              </w:rPr>
              <w:t>MySQL</w:t>
            </w:r>
          </w:p>
        </w:tc>
        <w:tc>
          <w:tcPr>
            <w:tcW w:w="7015" w:type="dxa"/>
          </w:tcPr>
          <w:p w:rsidR="00686B08" w:rsidP="00E05955" w:rsidRDefault="00C94D3B" w14:paraId="03A2C812" w14:textId="1D3DE526">
            <w:pPr>
              <w:rPr>
                <w:rFonts w:cs="Arial"/>
                <w:lang w:val="en-SG"/>
              </w:rPr>
            </w:pPr>
            <w:r w:rsidRPr="00C94D3B">
              <w:rPr>
                <w:rFonts w:cs="Arial"/>
              </w:rPr>
              <w:t>Relational database used by Strapi to store CMS records</w:t>
            </w:r>
          </w:p>
        </w:tc>
      </w:tr>
      <w:tr w:rsidRPr="00AF2FB3" w:rsidR="004A1B24" w:rsidTr="00AF2FB3" w14:paraId="1FF4EFB6" w14:textId="77777777">
        <w:trPr>
          <w:trHeight w:val="100"/>
        </w:trPr>
        <w:tc>
          <w:tcPr>
            <w:tcW w:w="1795" w:type="dxa"/>
          </w:tcPr>
          <w:p w:rsidR="004A1B24" w:rsidP="00E05955" w:rsidRDefault="004A1B24" w14:paraId="5344D855" w14:textId="062ED20F">
            <w:pPr>
              <w:rPr>
                <w:rFonts w:cs="Arial"/>
                <w:lang w:val="en-SG"/>
              </w:rPr>
            </w:pPr>
            <w:r>
              <w:rPr>
                <w:rFonts w:cs="Arial"/>
                <w:lang w:val="en-SG"/>
              </w:rPr>
              <w:t>NGA</w:t>
            </w:r>
          </w:p>
        </w:tc>
        <w:tc>
          <w:tcPr>
            <w:tcW w:w="7015" w:type="dxa"/>
          </w:tcPr>
          <w:p w:rsidR="004A1B24" w:rsidP="00E05955" w:rsidRDefault="004A1B24" w14:paraId="132C2786" w14:textId="043B9991">
            <w:pPr>
              <w:rPr>
                <w:rFonts w:cs="Arial"/>
                <w:lang w:val="en-SG"/>
              </w:rPr>
            </w:pPr>
            <w:r>
              <w:rPr>
                <w:rFonts w:cs="Arial"/>
                <w:lang w:val="en-SG"/>
              </w:rPr>
              <w:t>NextGen</w:t>
            </w:r>
            <w:r w:rsidR="00CA1B8D">
              <w:rPr>
                <w:rFonts w:cs="Arial"/>
                <w:lang w:val="en-SG"/>
              </w:rPr>
              <w:t xml:space="preserve"> </w:t>
            </w:r>
            <w:r w:rsidRPr="00D81091" w:rsidR="0092730F">
              <w:rPr>
                <w:rFonts w:cs="Arial"/>
              </w:rPr>
              <w:t>Mobile</w:t>
            </w:r>
            <w:r>
              <w:rPr>
                <w:rFonts w:cs="Arial"/>
                <w:lang w:val="en-SG"/>
              </w:rPr>
              <w:t xml:space="preserve"> App</w:t>
            </w:r>
            <w:r w:rsidR="0092730F">
              <w:rPr>
                <w:rFonts w:cs="Arial"/>
                <w:lang w:val="en-SG"/>
              </w:rPr>
              <w:t>lication</w:t>
            </w:r>
          </w:p>
        </w:tc>
      </w:tr>
      <w:tr w:rsidRPr="00AF2FB3" w:rsidR="00C7155E" w:rsidTr="00AF2FB3" w14:paraId="030332E0" w14:textId="77777777">
        <w:trPr>
          <w:trHeight w:val="100"/>
        </w:trPr>
        <w:tc>
          <w:tcPr>
            <w:tcW w:w="1795" w:type="dxa"/>
          </w:tcPr>
          <w:p w:rsidR="00C7155E" w:rsidP="00E05955" w:rsidRDefault="00C7155E" w14:paraId="16F900AA" w14:textId="0C228097">
            <w:pPr>
              <w:rPr>
                <w:rFonts w:cs="Arial"/>
                <w:lang w:val="en-SG"/>
              </w:rPr>
            </w:pPr>
            <w:r w:rsidRPr="00C7155E">
              <w:rPr>
                <w:rFonts w:cs="Arial"/>
              </w:rPr>
              <w:t>Payload</w:t>
            </w:r>
          </w:p>
        </w:tc>
        <w:tc>
          <w:tcPr>
            <w:tcW w:w="7015" w:type="dxa"/>
          </w:tcPr>
          <w:p w:rsidR="00C7155E" w:rsidP="00E05955" w:rsidRDefault="00C7155E" w14:paraId="699B39BF" w14:textId="3F88D4ED">
            <w:pPr>
              <w:rPr>
                <w:rFonts w:cs="Arial"/>
                <w:lang w:val="en-SG"/>
              </w:rPr>
            </w:pPr>
            <w:r w:rsidRPr="00C7155E">
              <w:rPr>
                <w:rFonts w:cs="Arial"/>
                <w:lang w:val="en-SG"/>
              </w:rPr>
              <w:t>Request or response body exchanged through an API</w:t>
            </w:r>
          </w:p>
        </w:tc>
      </w:tr>
      <w:tr w:rsidRPr="00AF2FB3" w:rsidR="002828B8" w:rsidTr="00AF2FB3" w14:paraId="427E1A0E" w14:textId="77777777">
        <w:trPr>
          <w:trHeight w:val="100"/>
        </w:trPr>
        <w:tc>
          <w:tcPr>
            <w:tcW w:w="1795" w:type="dxa"/>
          </w:tcPr>
          <w:p w:rsidR="002828B8" w:rsidP="00E05955" w:rsidRDefault="002828B8" w14:paraId="115A0253" w14:textId="6073649A">
            <w:pPr>
              <w:rPr>
                <w:rFonts w:cs="Arial"/>
                <w:lang w:val="en-SG"/>
              </w:rPr>
            </w:pPr>
            <w:r>
              <w:rPr>
                <w:rFonts w:cs="Arial"/>
                <w:lang w:val="en-SG"/>
              </w:rPr>
              <w:t>PII</w:t>
            </w:r>
          </w:p>
        </w:tc>
        <w:tc>
          <w:tcPr>
            <w:tcW w:w="7015" w:type="dxa"/>
          </w:tcPr>
          <w:p w:rsidR="002828B8" w:rsidP="00E05955" w:rsidRDefault="002828B8" w14:paraId="4517F0CF" w14:textId="4C93D763">
            <w:pPr>
              <w:rPr>
                <w:rFonts w:cs="Arial"/>
                <w:lang w:val="en-SG"/>
              </w:rPr>
            </w:pPr>
            <w:r>
              <w:rPr>
                <w:rFonts w:cs="Arial"/>
                <w:lang w:val="en-SG"/>
              </w:rPr>
              <w:t>Personally Identifiable Information</w:t>
            </w:r>
          </w:p>
        </w:tc>
      </w:tr>
      <w:tr w:rsidRPr="00AF2FB3" w:rsidR="00330F4B" w:rsidTr="00AF2FB3" w14:paraId="2EB990EC" w14:textId="77777777">
        <w:trPr>
          <w:trHeight w:val="100"/>
        </w:trPr>
        <w:tc>
          <w:tcPr>
            <w:tcW w:w="1795" w:type="dxa"/>
          </w:tcPr>
          <w:p w:rsidR="00330F4B" w:rsidP="00E05955" w:rsidRDefault="00330F4B" w14:paraId="224F24FB" w14:textId="4FC57BEB">
            <w:pPr>
              <w:rPr>
                <w:rFonts w:cs="Arial"/>
                <w:lang w:val="en-SG"/>
              </w:rPr>
            </w:pPr>
            <w:r>
              <w:rPr>
                <w:rFonts w:cs="Arial"/>
                <w:lang w:val="en-SG"/>
              </w:rPr>
              <w:t>P&amp;T</w:t>
            </w:r>
          </w:p>
        </w:tc>
        <w:tc>
          <w:tcPr>
            <w:tcW w:w="7015" w:type="dxa"/>
          </w:tcPr>
          <w:p w:rsidR="00330F4B" w:rsidP="00E05955" w:rsidRDefault="00330F4B" w14:paraId="514A6961" w14:textId="14B1DB85">
            <w:pPr>
              <w:rPr>
                <w:rFonts w:cs="Arial"/>
                <w:lang w:val="en-SG"/>
              </w:rPr>
            </w:pPr>
            <w:r>
              <w:rPr>
                <w:rFonts w:cs="Arial"/>
                <w:lang w:val="en-SG"/>
              </w:rPr>
              <w:t>Payment &amp; Transfers (</w:t>
            </w:r>
            <w:r w:rsidR="004C208C">
              <w:rPr>
                <w:rFonts w:cs="Arial"/>
                <w:lang w:val="en-SG"/>
              </w:rPr>
              <w:t>Domain)</w:t>
            </w:r>
          </w:p>
        </w:tc>
      </w:tr>
      <w:tr w:rsidRPr="00AF2FB3" w:rsidR="0051405F" w:rsidTr="00AF2FB3" w14:paraId="4D3194C4" w14:textId="77777777">
        <w:trPr>
          <w:trHeight w:val="100"/>
        </w:trPr>
        <w:tc>
          <w:tcPr>
            <w:tcW w:w="1795" w:type="dxa"/>
          </w:tcPr>
          <w:p w:rsidR="0051405F" w:rsidP="00E05955" w:rsidRDefault="0051405F" w14:paraId="4A66A655" w14:textId="0224F82D">
            <w:pPr>
              <w:rPr>
                <w:rFonts w:cs="Arial"/>
                <w:lang w:val="en-SG"/>
              </w:rPr>
            </w:pPr>
            <w:r w:rsidRPr="00DD3C54">
              <w:rPr>
                <w:rFonts w:cs="Arial"/>
              </w:rPr>
              <w:t>QA</w:t>
            </w:r>
          </w:p>
        </w:tc>
        <w:tc>
          <w:tcPr>
            <w:tcW w:w="7015" w:type="dxa"/>
          </w:tcPr>
          <w:p w:rsidR="0051405F" w:rsidP="00E05955" w:rsidRDefault="000838B0" w14:paraId="5F07E6E4" w14:textId="1E34DD03">
            <w:pPr>
              <w:rPr>
                <w:rFonts w:cs="Arial"/>
                <w:lang w:val="en-SG"/>
              </w:rPr>
            </w:pPr>
            <w:r>
              <w:rPr>
                <w:rFonts w:cs="Arial"/>
                <w:lang w:val="en-SG"/>
              </w:rPr>
              <w:t>Quality Assurance</w:t>
            </w:r>
          </w:p>
        </w:tc>
      </w:tr>
      <w:tr w:rsidRPr="00AF2FB3" w:rsidR="003A1987" w:rsidTr="00AF2FB3" w14:paraId="33A7DA68" w14:textId="77777777">
        <w:trPr>
          <w:trHeight w:val="100"/>
        </w:trPr>
        <w:tc>
          <w:tcPr>
            <w:tcW w:w="1795" w:type="dxa"/>
          </w:tcPr>
          <w:p w:rsidR="003A1987" w:rsidP="00E05955" w:rsidRDefault="003A1987" w14:paraId="28D41451" w14:textId="7D10E39B">
            <w:pPr>
              <w:rPr>
                <w:rFonts w:cs="Arial"/>
                <w:lang w:val="en-SG"/>
              </w:rPr>
            </w:pPr>
            <w:r>
              <w:rPr>
                <w:rFonts w:cs="Arial"/>
                <w:lang w:val="en-SG"/>
              </w:rPr>
              <w:t>RBAC</w:t>
            </w:r>
          </w:p>
        </w:tc>
        <w:tc>
          <w:tcPr>
            <w:tcW w:w="7015" w:type="dxa"/>
          </w:tcPr>
          <w:p w:rsidR="003A1987" w:rsidP="00E05955" w:rsidRDefault="003A1987" w14:paraId="6B1C319A" w14:textId="49728C31">
            <w:pPr>
              <w:rPr>
                <w:rFonts w:cs="Arial"/>
                <w:lang w:val="en-SG"/>
              </w:rPr>
            </w:pPr>
            <w:r w:rsidRPr="00DD3C54">
              <w:rPr>
                <w:rFonts w:cs="Arial"/>
              </w:rPr>
              <w:t>Role-Based Access Control</w:t>
            </w:r>
          </w:p>
        </w:tc>
      </w:tr>
      <w:tr w:rsidRPr="00AF2FB3" w:rsidR="0039097D" w:rsidTr="00AF2FB3" w14:paraId="20D382AE" w14:textId="77777777">
        <w:trPr>
          <w:trHeight w:val="100"/>
        </w:trPr>
        <w:tc>
          <w:tcPr>
            <w:tcW w:w="1795" w:type="dxa"/>
          </w:tcPr>
          <w:p w:rsidR="0039097D" w:rsidP="00E05955" w:rsidRDefault="0039097D" w14:paraId="71DE853C" w14:textId="34D2B172">
            <w:pPr>
              <w:rPr>
                <w:rFonts w:cs="Arial"/>
                <w:lang w:val="en-SG"/>
              </w:rPr>
            </w:pPr>
            <w:r w:rsidRPr="0039097D">
              <w:rPr>
                <w:rFonts w:cs="Arial"/>
              </w:rPr>
              <w:t>REST</w:t>
            </w:r>
          </w:p>
        </w:tc>
        <w:tc>
          <w:tcPr>
            <w:tcW w:w="7015" w:type="dxa"/>
          </w:tcPr>
          <w:p w:rsidRPr="00DD3C54" w:rsidR="0039097D" w:rsidP="00E05955" w:rsidRDefault="0039097D" w14:paraId="00AA5034" w14:textId="6AACB1F7">
            <w:pPr>
              <w:rPr>
                <w:rFonts w:cs="Arial"/>
              </w:rPr>
            </w:pPr>
            <w:r w:rsidRPr="0039097D">
              <w:rPr>
                <w:rFonts w:cs="Arial"/>
              </w:rPr>
              <w:t>Representational State Transfer; common API style using HTTP methods such as GET and POST</w:t>
            </w:r>
          </w:p>
        </w:tc>
      </w:tr>
      <w:tr w:rsidRPr="00AF2FB3" w:rsidR="00426BEB" w:rsidTr="00AF2FB3" w14:paraId="5B686AF5" w14:textId="77777777">
        <w:trPr>
          <w:trHeight w:val="100"/>
        </w:trPr>
        <w:tc>
          <w:tcPr>
            <w:tcW w:w="1795" w:type="dxa"/>
          </w:tcPr>
          <w:p w:rsidRPr="0039097D" w:rsidR="00426BEB" w:rsidP="00E05955" w:rsidRDefault="00426BEB" w14:paraId="72797812" w14:textId="2E7BDD2F">
            <w:pPr>
              <w:rPr>
                <w:rFonts w:cs="Arial"/>
              </w:rPr>
            </w:pPr>
            <w:r>
              <w:rPr>
                <w:rFonts w:cs="Arial"/>
              </w:rPr>
              <w:t>SLA</w:t>
            </w:r>
          </w:p>
        </w:tc>
        <w:tc>
          <w:tcPr>
            <w:tcW w:w="7015" w:type="dxa"/>
          </w:tcPr>
          <w:p w:rsidRPr="0039097D" w:rsidR="00426BEB" w:rsidP="00E05955" w:rsidRDefault="007D3E45" w14:paraId="39004BCB" w14:textId="592FA39C">
            <w:pPr>
              <w:rPr>
                <w:rFonts w:cs="Arial"/>
              </w:rPr>
            </w:pPr>
            <w:r w:rsidRPr="007D3E45">
              <w:rPr>
                <w:rFonts w:cs="Arial"/>
              </w:rPr>
              <w:t>Service Level Agreement</w:t>
            </w:r>
          </w:p>
        </w:tc>
      </w:tr>
      <w:tr w:rsidRPr="00AF2FB3" w:rsidR="00C74282" w:rsidTr="00AF2FB3" w14:paraId="6D8209D8" w14:textId="77777777">
        <w:trPr>
          <w:trHeight w:val="100"/>
        </w:trPr>
        <w:tc>
          <w:tcPr>
            <w:tcW w:w="1795" w:type="dxa"/>
          </w:tcPr>
          <w:p w:rsidR="00C74282" w:rsidP="00E05955" w:rsidRDefault="00C74282" w14:paraId="7F9E5345" w14:textId="7188E196">
            <w:pPr>
              <w:rPr>
                <w:rFonts w:cs="Arial"/>
                <w:lang w:val="en-SG"/>
              </w:rPr>
            </w:pPr>
            <w:r>
              <w:rPr>
                <w:rFonts w:cs="Arial"/>
                <w:lang w:val="en-SG"/>
              </w:rPr>
              <w:t>SOP</w:t>
            </w:r>
          </w:p>
        </w:tc>
        <w:tc>
          <w:tcPr>
            <w:tcW w:w="7015" w:type="dxa"/>
          </w:tcPr>
          <w:p w:rsidR="00C74282" w:rsidP="00E05955" w:rsidRDefault="00C74282" w14:paraId="77ED8130" w14:textId="46773A6A">
            <w:pPr>
              <w:rPr>
                <w:rFonts w:cs="Arial"/>
                <w:lang w:val="en-SG"/>
              </w:rPr>
            </w:pPr>
            <w:r>
              <w:rPr>
                <w:rFonts w:cs="Arial"/>
                <w:lang w:val="en-SG"/>
              </w:rPr>
              <w:t>Standard Operating Procedure</w:t>
            </w:r>
          </w:p>
        </w:tc>
      </w:tr>
      <w:tr w:rsidRPr="00AF2FB3" w:rsidR="00900311" w:rsidTr="00AF2FB3" w14:paraId="277501C0" w14:textId="77777777">
        <w:trPr>
          <w:trHeight w:val="100"/>
        </w:trPr>
        <w:tc>
          <w:tcPr>
            <w:tcW w:w="1795" w:type="dxa"/>
          </w:tcPr>
          <w:p w:rsidR="00900311" w:rsidP="00E05955" w:rsidRDefault="00900311" w14:paraId="472B90AB" w14:textId="120AFD6C">
            <w:pPr>
              <w:rPr>
                <w:rFonts w:cs="Arial"/>
                <w:lang w:val="en-SG"/>
              </w:rPr>
            </w:pPr>
            <w:r>
              <w:rPr>
                <w:rFonts w:cs="Arial"/>
                <w:lang w:val="en-SG"/>
              </w:rPr>
              <w:t>SQL</w:t>
            </w:r>
          </w:p>
        </w:tc>
        <w:tc>
          <w:tcPr>
            <w:tcW w:w="7015" w:type="dxa"/>
          </w:tcPr>
          <w:p w:rsidR="00900311" w:rsidP="00E05955" w:rsidRDefault="00900311" w14:paraId="6D59C204" w14:textId="561F5717">
            <w:pPr>
              <w:rPr>
                <w:rFonts w:cs="Arial"/>
                <w:lang w:val="en-SG"/>
              </w:rPr>
            </w:pPr>
            <w:r w:rsidRPr="00900311">
              <w:rPr>
                <w:rFonts w:cs="Arial"/>
                <w:lang w:val="en-SG"/>
              </w:rPr>
              <w:t>Structured Query Language</w:t>
            </w:r>
          </w:p>
        </w:tc>
      </w:tr>
      <w:tr w:rsidRPr="00AF2FB3" w:rsidR="00871EDF" w:rsidTr="00AC1DF2" w14:paraId="64C7CBAE" w14:textId="77777777">
        <w:tc>
          <w:tcPr>
            <w:tcW w:w="1795" w:type="dxa"/>
          </w:tcPr>
          <w:p w:rsidRPr="00AF2FB3" w:rsidR="00871EDF" w:rsidP="00E05955" w:rsidRDefault="00087098" w14:paraId="2E9F661E" w14:textId="04AD9B75">
            <w:pPr>
              <w:rPr>
                <w:rFonts w:cs="Arial"/>
                <w:lang w:val="en-SG"/>
              </w:rPr>
            </w:pPr>
            <w:r>
              <w:rPr>
                <w:rFonts w:cs="Arial"/>
                <w:lang w:val="en-SG"/>
              </w:rPr>
              <w:t>STP</w:t>
            </w:r>
          </w:p>
        </w:tc>
        <w:tc>
          <w:tcPr>
            <w:tcW w:w="7015" w:type="dxa"/>
          </w:tcPr>
          <w:p w:rsidRPr="00AF2FB3" w:rsidR="00871EDF" w:rsidP="00E05955" w:rsidRDefault="00087098" w14:paraId="341D580D" w14:textId="13AC770D">
            <w:pPr>
              <w:rPr>
                <w:rFonts w:cs="Arial"/>
                <w:lang w:val="en-SG"/>
              </w:rPr>
            </w:pPr>
            <w:r>
              <w:rPr>
                <w:rFonts w:cs="Arial"/>
                <w:lang w:val="en-SG"/>
              </w:rPr>
              <w:t>Straight-Through-Processing</w:t>
            </w:r>
          </w:p>
        </w:tc>
      </w:tr>
      <w:tr w:rsidRPr="00AF2FB3" w:rsidR="00426BEB" w:rsidTr="00AC1DF2" w14:paraId="47723022" w14:textId="77777777">
        <w:tc>
          <w:tcPr>
            <w:tcW w:w="1795" w:type="dxa"/>
          </w:tcPr>
          <w:p w:rsidR="00426BEB" w:rsidP="00E05955" w:rsidRDefault="00426BEB" w14:paraId="50FDDF87" w14:textId="3BF8038A">
            <w:pPr>
              <w:rPr>
                <w:rFonts w:cs="Arial"/>
                <w:lang w:val="en-SG"/>
              </w:rPr>
            </w:pPr>
            <w:r>
              <w:rPr>
                <w:rFonts w:cs="Arial"/>
                <w:lang w:val="en-SG"/>
              </w:rPr>
              <w:t>Strapi</w:t>
            </w:r>
          </w:p>
        </w:tc>
        <w:tc>
          <w:tcPr>
            <w:tcW w:w="7015" w:type="dxa"/>
          </w:tcPr>
          <w:p w:rsidR="00426BEB" w:rsidP="00E05955" w:rsidRDefault="007D3E45" w14:paraId="36752751" w14:textId="443DFDAF">
            <w:pPr>
              <w:rPr>
                <w:rFonts w:cs="Arial"/>
                <w:lang w:val="en-SG"/>
              </w:rPr>
            </w:pPr>
            <w:r w:rsidRPr="007D3E45">
              <w:rPr>
                <w:rFonts w:cs="Arial"/>
              </w:rPr>
              <w:t>Headless CMS platform used to manage and deliver structured content</w:t>
            </w:r>
          </w:p>
        </w:tc>
      </w:tr>
      <w:tr w:rsidRPr="00AF2FB3" w:rsidR="00134D7D" w:rsidTr="00AC1DF2" w14:paraId="62EF5B50" w14:textId="77777777">
        <w:tc>
          <w:tcPr>
            <w:tcW w:w="1795" w:type="dxa"/>
          </w:tcPr>
          <w:p w:rsidR="00134D7D" w:rsidP="00E05955" w:rsidRDefault="00134D7D" w14:paraId="49CAB060" w14:textId="71972138">
            <w:pPr>
              <w:rPr>
                <w:rFonts w:cs="Arial"/>
                <w:lang w:val="en-SG"/>
              </w:rPr>
            </w:pPr>
            <w:r>
              <w:rPr>
                <w:rFonts w:cs="Arial"/>
                <w:lang w:val="en-SG"/>
              </w:rPr>
              <w:t>UI</w:t>
            </w:r>
          </w:p>
        </w:tc>
        <w:tc>
          <w:tcPr>
            <w:tcW w:w="7015" w:type="dxa"/>
          </w:tcPr>
          <w:p w:rsidR="00134D7D" w:rsidP="00E05955" w:rsidRDefault="00134D7D" w14:paraId="7FDD2C09" w14:textId="422260AD">
            <w:pPr>
              <w:rPr>
                <w:rFonts w:cs="Arial"/>
                <w:lang w:val="en-SG"/>
              </w:rPr>
            </w:pPr>
            <w:r>
              <w:rPr>
                <w:rFonts w:cs="Arial"/>
                <w:lang w:val="en-SG"/>
              </w:rPr>
              <w:t>User Interface</w:t>
            </w:r>
          </w:p>
        </w:tc>
      </w:tr>
      <w:tr w:rsidRPr="00AF2FB3" w:rsidR="00134D7D" w:rsidTr="00AC1DF2" w14:paraId="42813C44" w14:textId="77777777">
        <w:tc>
          <w:tcPr>
            <w:tcW w:w="1795" w:type="dxa"/>
          </w:tcPr>
          <w:p w:rsidR="00134D7D" w:rsidP="00E05955" w:rsidRDefault="00134D7D" w14:paraId="54A0E3AA" w14:textId="7F37E049">
            <w:pPr>
              <w:rPr>
                <w:rFonts w:cs="Arial"/>
                <w:lang w:val="en-SG"/>
              </w:rPr>
            </w:pPr>
            <w:r>
              <w:rPr>
                <w:rFonts w:cs="Arial"/>
                <w:lang w:val="en-SG"/>
              </w:rPr>
              <w:t>URL</w:t>
            </w:r>
          </w:p>
        </w:tc>
        <w:tc>
          <w:tcPr>
            <w:tcW w:w="7015" w:type="dxa"/>
          </w:tcPr>
          <w:p w:rsidR="00134D7D" w:rsidP="00E05955" w:rsidRDefault="001964BF" w14:paraId="3B4AE007" w14:textId="70F95CDE">
            <w:pPr>
              <w:rPr>
                <w:rFonts w:cs="Arial"/>
                <w:lang w:val="en-SG"/>
              </w:rPr>
            </w:pPr>
            <w:r>
              <w:rPr>
                <w:rFonts w:cs="Arial"/>
                <w:lang w:val="en-SG"/>
              </w:rPr>
              <w:t>Uniform Resource Locator</w:t>
            </w:r>
          </w:p>
        </w:tc>
      </w:tr>
      <w:tr w:rsidRPr="00AF2FB3" w:rsidR="00561801" w:rsidTr="00AC1DF2" w14:paraId="15DC2E58" w14:textId="77777777">
        <w:tc>
          <w:tcPr>
            <w:tcW w:w="1795" w:type="dxa"/>
          </w:tcPr>
          <w:p w:rsidR="00561801" w:rsidP="00E05955" w:rsidRDefault="00561801" w14:paraId="1E7B8DC4" w14:textId="771A0074">
            <w:pPr>
              <w:rPr>
                <w:rFonts w:cs="Arial"/>
                <w:lang w:val="en-SG"/>
              </w:rPr>
            </w:pPr>
            <w:r w:rsidRPr="00561801">
              <w:rPr>
                <w:rFonts w:cs="Arial"/>
              </w:rPr>
              <w:t>Webhook</w:t>
            </w:r>
          </w:p>
        </w:tc>
        <w:tc>
          <w:tcPr>
            <w:tcW w:w="7015" w:type="dxa"/>
          </w:tcPr>
          <w:p w:rsidR="00561801" w:rsidP="00E05955" w:rsidRDefault="00561801" w14:paraId="04FA6AB4" w14:textId="29B9167F">
            <w:pPr>
              <w:rPr>
                <w:rFonts w:cs="Arial"/>
                <w:lang w:val="en-SG"/>
              </w:rPr>
            </w:pPr>
            <w:r w:rsidRPr="00561801">
              <w:rPr>
                <w:rFonts w:cs="Arial"/>
              </w:rPr>
              <w:t>Event-based callback triggered by Strapi when content is published or changed</w:t>
            </w:r>
          </w:p>
        </w:tc>
      </w:tr>
    </w:tbl>
    <w:p w:rsidRPr="007D20F9" w:rsidR="00E05955" w:rsidP="00191867" w:rsidRDefault="00E05955" w14:paraId="029178B2" w14:textId="618B14F4"/>
    <w:sectPr w:rsidRPr="007D20F9" w:rsidR="00E05955" w:rsidSect="00B34CB9">
      <w:pgSz w:w="11906" w:h="16838" w:orient="portrait"/>
      <w:pgMar w:top="1440" w:right="1646"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P" w:author="Pearson, Daniel Martyn" w:date="2026-05-15T15:49:00Z" w:id="34">
    <w:p w:rsidR="006D28BA" w:rsidP="006D28BA" w:rsidRDefault="006D28BA" w14:paraId="4F9364D0" w14:textId="77777777">
      <w:pPr>
        <w:pStyle w:val="CommentText"/>
      </w:pPr>
      <w:r>
        <w:rPr>
          <w:rStyle w:val="CommentReference"/>
        </w:rPr>
        <w:annotationRef/>
      </w:r>
      <w:r>
        <w:t>Journey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9364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1FE9E5" w16cex:dateUtc="2026-05-15T0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9364D0" w16cid:durableId="131FE9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1498" w:rsidP="001034CA" w:rsidRDefault="00561498" w14:paraId="5CB247F4" w14:textId="77777777">
      <w:pPr>
        <w:spacing w:after="0" w:line="240" w:lineRule="auto"/>
      </w:pPr>
      <w:r>
        <w:separator/>
      </w:r>
    </w:p>
  </w:endnote>
  <w:endnote w:type="continuationSeparator" w:id="0">
    <w:p w:rsidR="00561498" w:rsidP="001034CA" w:rsidRDefault="00561498" w14:paraId="35B14DA0" w14:textId="77777777">
      <w:pPr>
        <w:spacing w:after="0" w:line="240" w:lineRule="auto"/>
      </w:pPr>
      <w:r>
        <w:continuationSeparator/>
      </w:r>
    </w:p>
  </w:endnote>
  <w:endnote w:type="continuationNotice" w:id="1">
    <w:p w:rsidR="00561498" w:rsidRDefault="00561498" w14:paraId="700FB01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020122"/>
      <w:docPartObj>
        <w:docPartGallery w:val="Page Numbers (Bottom of Page)"/>
        <w:docPartUnique/>
      </w:docPartObj>
    </w:sdtPr>
    <w:sdtEndPr>
      <w:rPr>
        <w:noProof/>
      </w:rPr>
    </w:sdtEndPr>
    <w:sdtContent>
      <w:p w:rsidR="00547B1F" w:rsidRDefault="00547B1F" w14:paraId="67506E21" w14:textId="347AAD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47B1F" w:rsidP="00B34CB9" w:rsidRDefault="00B34CB9" w14:paraId="457DD254" w14:textId="3F6A7DEB">
    <w:pPr>
      <w:pStyle w:val="Footer"/>
      <w:tabs>
        <w:tab w:val="clear" w:pos="9026"/>
        <w:tab w:val="left" w:pos="451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1498" w:rsidP="001034CA" w:rsidRDefault="00561498" w14:paraId="3C0A3CEA" w14:textId="77777777">
      <w:pPr>
        <w:spacing w:after="0" w:line="240" w:lineRule="auto"/>
      </w:pPr>
      <w:r>
        <w:separator/>
      </w:r>
    </w:p>
  </w:footnote>
  <w:footnote w:type="continuationSeparator" w:id="0">
    <w:p w:rsidR="00561498" w:rsidP="001034CA" w:rsidRDefault="00561498" w14:paraId="0F448D65" w14:textId="77777777">
      <w:pPr>
        <w:spacing w:after="0" w:line="240" w:lineRule="auto"/>
      </w:pPr>
      <w:r>
        <w:continuationSeparator/>
      </w:r>
    </w:p>
  </w:footnote>
  <w:footnote w:type="continuationNotice" w:id="1">
    <w:p w:rsidR="00561498" w:rsidRDefault="00561498" w14:paraId="625870DC"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Hdg7F7fVXDekMM" int2:id="a1ZHYbL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716368f5"/>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aca39b3"/>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cc7d654"/>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2498539"/>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aa7cbfb"/>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14d7a8d"/>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13589F"/>
    <w:multiLevelType w:val="hybridMultilevel"/>
    <w:tmpl w:val="0CF6B5F8"/>
    <w:lvl w:ilvl="0" w:tplc="7E82ACDE">
      <w:start w:val="1"/>
      <w:numFmt w:val="bullet"/>
      <w:lvlText w:val=""/>
      <w:lvlJc w:val="left"/>
      <w:pPr>
        <w:ind w:left="720" w:hanging="360"/>
      </w:pPr>
      <w:rPr>
        <w:rFonts w:hint="default" w:ascii="Symbol" w:hAnsi="Symbol"/>
      </w:rPr>
    </w:lvl>
    <w:lvl w:ilvl="1" w:tplc="63320F2E" w:tentative="1">
      <w:start w:val="1"/>
      <w:numFmt w:val="bullet"/>
      <w:lvlText w:val="o"/>
      <w:lvlJc w:val="left"/>
      <w:pPr>
        <w:ind w:left="1440" w:hanging="360"/>
      </w:pPr>
      <w:rPr>
        <w:rFonts w:hint="default" w:ascii="Courier New" w:hAnsi="Courier New"/>
      </w:rPr>
    </w:lvl>
    <w:lvl w:ilvl="2" w:tplc="A6AE0494" w:tentative="1">
      <w:start w:val="1"/>
      <w:numFmt w:val="bullet"/>
      <w:lvlText w:val=""/>
      <w:lvlJc w:val="left"/>
      <w:pPr>
        <w:ind w:left="2160" w:hanging="360"/>
      </w:pPr>
      <w:rPr>
        <w:rFonts w:hint="default" w:ascii="Wingdings" w:hAnsi="Wingdings"/>
      </w:rPr>
    </w:lvl>
    <w:lvl w:ilvl="3" w:tplc="02F606D8" w:tentative="1">
      <w:start w:val="1"/>
      <w:numFmt w:val="bullet"/>
      <w:lvlText w:val=""/>
      <w:lvlJc w:val="left"/>
      <w:pPr>
        <w:ind w:left="2880" w:hanging="360"/>
      </w:pPr>
      <w:rPr>
        <w:rFonts w:hint="default" w:ascii="Symbol" w:hAnsi="Symbol"/>
      </w:rPr>
    </w:lvl>
    <w:lvl w:ilvl="4" w:tplc="FAB802E4" w:tentative="1">
      <w:start w:val="1"/>
      <w:numFmt w:val="bullet"/>
      <w:lvlText w:val="o"/>
      <w:lvlJc w:val="left"/>
      <w:pPr>
        <w:ind w:left="3600" w:hanging="360"/>
      </w:pPr>
      <w:rPr>
        <w:rFonts w:hint="default" w:ascii="Courier New" w:hAnsi="Courier New"/>
      </w:rPr>
    </w:lvl>
    <w:lvl w:ilvl="5" w:tplc="505E91EC" w:tentative="1">
      <w:start w:val="1"/>
      <w:numFmt w:val="bullet"/>
      <w:lvlText w:val=""/>
      <w:lvlJc w:val="left"/>
      <w:pPr>
        <w:ind w:left="4320" w:hanging="360"/>
      </w:pPr>
      <w:rPr>
        <w:rFonts w:hint="default" w:ascii="Wingdings" w:hAnsi="Wingdings"/>
      </w:rPr>
    </w:lvl>
    <w:lvl w:ilvl="6" w:tplc="81D8E34C" w:tentative="1">
      <w:start w:val="1"/>
      <w:numFmt w:val="bullet"/>
      <w:lvlText w:val=""/>
      <w:lvlJc w:val="left"/>
      <w:pPr>
        <w:ind w:left="5040" w:hanging="360"/>
      </w:pPr>
      <w:rPr>
        <w:rFonts w:hint="default" w:ascii="Symbol" w:hAnsi="Symbol"/>
      </w:rPr>
    </w:lvl>
    <w:lvl w:ilvl="7" w:tplc="790C4A14" w:tentative="1">
      <w:start w:val="1"/>
      <w:numFmt w:val="bullet"/>
      <w:lvlText w:val="o"/>
      <w:lvlJc w:val="left"/>
      <w:pPr>
        <w:ind w:left="5760" w:hanging="360"/>
      </w:pPr>
      <w:rPr>
        <w:rFonts w:hint="default" w:ascii="Courier New" w:hAnsi="Courier New"/>
      </w:rPr>
    </w:lvl>
    <w:lvl w:ilvl="8" w:tplc="313C1E16" w:tentative="1">
      <w:start w:val="1"/>
      <w:numFmt w:val="bullet"/>
      <w:lvlText w:val=""/>
      <w:lvlJc w:val="left"/>
      <w:pPr>
        <w:ind w:left="6480" w:hanging="360"/>
      </w:pPr>
      <w:rPr>
        <w:rFonts w:hint="default" w:ascii="Wingdings" w:hAnsi="Wingdings"/>
      </w:rPr>
    </w:lvl>
  </w:abstractNum>
  <w:abstractNum w:abstractNumId="1" w15:restartNumberingAfterBreak="0">
    <w:nsid w:val="0B0F7DFC"/>
    <w:multiLevelType w:val="hybridMultilevel"/>
    <w:tmpl w:val="10F4E5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15A1A2"/>
    <w:multiLevelType w:val="hybridMultilevel"/>
    <w:tmpl w:val="FFFFFFFF"/>
    <w:lvl w:ilvl="0" w:tplc="280A5DF4">
      <w:start w:val="1"/>
      <w:numFmt w:val="bullet"/>
      <w:lvlText w:val=""/>
      <w:lvlJc w:val="left"/>
      <w:pPr>
        <w:ind w:left="720" w:hanging="360"/>
      </w:pPr>
      <w:rPr>
        <w:rFonts w:hint="default" w:ascii="Symbol" w:hAnsi="Symbol"/>
      </w:rPr>
    </w:lvl>
    <w:lvl w:ilvl="1" w:tplc="C7B641E4">
      <w:start w:val="1"/>
      <w:numFmt w:val="bullet"/>
      <w:lvlText w:val="o"/>
      <w:lvlJc w:val="left"/>
      <w:pPr>
        <w:ind w:left="1440" w:hanging="360"/>
      </w:pPr>
      <w:rPr>
        <w:rFonts w:hint="default" w:ascii="Courier New" w:hAnsi="Courier New"/>
      </w:rPr>
    </w:lvl>
    <w:lvl w:ilvl="2" w:tplc="3376ABA6">
      <w:start w:val="1"/>
      <w:numFmt w:val="bullet"/>
      <w:lvlText w:val=""/>
      <w:lvlJc w:val="left"/>
      <w:pPr>
        <w:ind w:left="2160" w:hanging="360"/>
      </w:pPr>
      <w:rPr>
        <w:rFonts w:hint="default" w:ascii="Wingdings" w:hAnsi="Wingdings"/>
      </w:rPr>
    </w:lvl>
    <w:lvl w:ilvl="3" w:tplc="98023244">
      <w:start w:val="1"/>
      <w:numFmt w:val="bullet"/>
      <w:lvlText w:val=""/>
      <w:lvlJc w:val="left"/>
      <w:pPr>
        <w:ind w:left="2880" w:hanging="360"/>
      </w:pPr>
      <w:rPr>
        <w:rFonts w:hint="default" w:ascii="Symbol" w:hAnsi="Symbol"/>
      </w:rPr>
    </w:lvl>
    <w:lvl w:ilvl="4" w:tplc="B83EB564">
      <w:start w:val="1"/>
      <w:numFmt w:val="bullet"/>
      <w:lvlText w:val="o"/>
      <w:lvlJc w:val="left"/>
      <w:pPr>
        <w:ind w:left="3600" w:hanging="360"/>
      </w:pPr>
      <w:rPr>
        <w:rFonts w:hint="default" w:ascii="Courier New" w:hAnsi="Courier New"/>
      </w:rPr>
    </w:lvl>
    <w:lvl w:ilvl="5" w:tplc="32D808D2">
      <w:start w:val="1"/>
      <w:numFmt w:val="bullet"/>
      <w:lvlText w:val=""/>
      <w:lvlJc w:val="left"/>
      <w:pPr>
        <w:ind w:left="4320" w:hanging="360"/>
      </w:pPr>
      <w:rPr>
        <w:rFonts w:hint="default" w:ascii="Wingdings" w:hAnsi="Wingdings"/>
      </w:rPr>
    </w:lvl>
    <w:lvl w:ilvl="6" w:tplc="DC7877FA">
      <w:start w:val="1"/>
      <w:numFmt w:val="bullet"/>
      <w:lvlText w:val=""/>
      <w:lvlJc w:val="left"/>
      <w:pPr>
        <w:ind w:left="5040" w:hanging="360"/>
      </w:pPr>
      <w:rPr>
        <w:rFonts w:hint="default" w:ascii="Symbol" w:hAnsi="Symbol"/>
      </w:rPr>
    </w:lvl>
    <w:lvl w:ilvl="7" w:tplc="36DACAE8">
      <w:start w:val="1"/>
      <w:numFmt w:val="bullet"/>
      <w:lvlText w:val="o"/>
      <w:lvlJc w:val="left"/>
      <w:pPr>
        <w:ind w:left="5760" w:hanging="360"/>
      </w:pPr>
      <w:rPr>
        <w:rFonts w:hint="default" w:ascii="Courier New" w:hAnsi="Courier New"/>
      </w:rPr>
    </w:lvl>
    <w:lvl w:ilvl="8" w:tplc="CA2EBCE2">
      <w:start w:val="1"/>
      <w:numFmt w:val="bullet"/>
      <w:lvlText w:val=""/>
      <w:lvlJc w:val="left"/>
      <w:pPr>
        <w:ind w:left="6480" w:hanging="360"/>
      </w:pPr>
      <w:rPr>
        <w:rFonts w:hint="default" w:ascii="Wingdings" w:hAnsi="Wingdings"/>
      </w:rPr>
    </w:lvl>
  </w:abstractNum>
  <w:abstractNum w:abstractNumId="3" w15:restartNumberingAfterBreak="0">
    <w:nsid w:val="1F007396"/>
    <w:multiLevelType w:val="hybridMultilevel"/>
    <w:tmpl w:val="435EED4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21EA4C94"/>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2A96E92"/>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5667012"/>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666964C"/>
    <w:multiLevelType w:val="hybridMultilevel"/>
    <w:tmpl w:val="FFFFFFFF"/>
    <w:lvl w:ilvl="0" w:tplc="58FE7468">
      <w:start w:val="1"/>
      <w:numFmt w:val="bullet"/>
      <w:lvlText w:val=""/>
      <w:lvlJc w:val="left"/>
      <w:pPr>
        <w:ind w:left="720" w:hanging="360"/>
      </w:pPr>
      <w:rPr>
        <w:rFonts w:hint="default" w:ascii="Symbol" w:hAnsi="Symbol"/>
      </w:rPr>
    </w:lvl>
    <w:lvl w:ilvl="1" w:tplc="244866C2">
      <w:start w:val="1"/>
      <w:numFmt w:val="bullet"/>
      <w:lvlText w:val="o"/>
      <w:lvlJc w:val="left"/>
      <w:pPr>
        <w:ind w:left="1440" w:hanging="360"/>
      </w:pPr>
      <w:rPr>
        <w:rFonts w:hint="default" w:ascii="Courier New" w:hAnsi="Courier New"/>
      </w:rPr>
    </w:lvl>
    <w:lvl w:ilvl="2" w:tplc="B6F4492E">
      <w:start w:val="1"/>
      <w:numFmt w:val="bullet"/>
      <w:lvlText w:val=""/>
      <w:lvlJc w:val="left"/>
      <w:pPr>
        <w:ind w:left="2160" w:hanging="360"/>
      </w:pPr>
      <w:rPr>
        <w:rFonts w:hint="default" w:ascii="Wingdings" w:hAnsi="Wingdings"/>
      </w:rPr>
    </w:lvl>
    <w:lvl w:ilvl="3" w:tplc="EA9E64CA">
      <w:start w:val="1"/>
      <w:numFmt w:val="bullet"/>
      <w:lvlText w:val=""/>
      <w:lvlJc w:val="left"/>
      <w:pPr>
        <w:ind w:left="2880" w:hanging="360"/>
      </w:pPr>
      <w:rPr>
        <w:rFonts w:hint="default" w:ascii="Symbol" w:hAnsi="Symbol"/>
      </w:rPr>
    </w:lvl>
    <w:lvl w:ilvl="4" w:tplc="FD101098">
      <w:start w:val="1"/>
      <w:numFmt w:val="bullet"/>
      <w:lvlText w:val="o"/>
      <w:lvlJc w:val="left"/>
      <w:pPr>
        <w:ind w:left="3600" w:hanging="360"/>
      </w:pPr>
      <w:rPr>
        <w:rFonts w:hint="default" w:ascii="Courier New" w:hAnsi="Courier New"/>
      </w:rPr>
    </w:lvl>
    <w:lvl w:ilvl="5" w:tplc="1B1C575C">
      <w:start w:val="1"/>
      <w:numFmt w:val="bullet"/>
      <w:lvlText w:val=""/>
      <w:lvlJc w:val="left"/>
      <w:pPr>
        <w:ind w:left="4320" w:hanging="360"/>
      </w:pPr>
      <w:rPr>
        <w:rFonts w:hint="default" w:ascii="Wingdings" w:hAnsi="Wingdings"/>
      </w:rPr>
    </w:lvl>
    <w:lvl w:ilvl="6" w:tplc="CCD212C8">
      <w:start w:val="1"/>
      <w:numFmt w:val="bullet"/>
      <w:lvlText w:val=""/>
      <w:lvlJc w:val="left"/>
      <w:pPr>
        <w:ind w:left="5040" w:hanging="360"/>
      </w:pPr>
      <w:rPr>
        <w:rFonts w:hint="default" w:ascii="Symbol" w:hAnsi="Symbol"/>
      </w:rPr>
    </w:lvl>
    <w:lvl w:ilvl="7" w:tplc="CDF82128">
      <w:start w:val="1"/>
      <w:numFmt w:val="bullet"/>
      <w:lvlText w:val="o"/>
      <w:lvlJc w:val="left"/>
      <w:pPr>
        <w:ind w:left="5760" w:hanging="360"/>
      </w:pPr>
      <w:rPr>
        <w:rFonts w:hint="default" w:ascii="Courier New" w:hAnsi="Courier New"/>
      </w:rPr>
    </w:lvl>
    <w:lvl w:ilvl="8" w:tplc="77F675D0">
      <w:start w:val="1"/>
      <w:numFmt w:val="bullet"/>
      <w:lvlText w:val=""/>
      <w:lvlJc w:val="left"/>
      <w:pPr>
        <w:ind w:left="6480" w:hanging="360"/>
      </w:pPr>
      <w:rPr>
        <w:rFonts w:hint="default" w:ascii="Wingdings" w:hAnsi="Wingdings"/>
      </w:rPr>
    </w:lvl>
  </w:abstractNum>
  <w:abstractNum w:abstractNumId="8" w15:restartNumberingAfterBreak="0">
    <w:nsid w:val="2B163727"/>
    <w:multiLevelType w:val="hybridMultilevel"/>
    <w:tmpl w:val="2F8C84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2DB64DEE"/>
    <w:multiLevelType w:val="hybridMultilevel"/>
    <w:tmpl w:val="DB9CAF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38410BD"/>
    <w:multiLevelType w:val="hybridMultilevel"/>
    <w:tmpl w:val="860263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6B2887"/>
    <w:multiLevelType w:val="hybridMultilevel"/>
    <w:tmpl w:val="DC9E390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3A7C68D1"/>
    <w:multiLevelType w:val="hybridMultilevel"/>
    <w:tmpl w:val="E6C248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4B1F1628"/>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449B425"/>
    <w:multiLevelType w:val="hybridMultilevel"/>
    <w:tmpl w:val="FFFFFFFF"/>
    <w:lvl w:ilvl="0" w:tplc="34C865FE">
      <w:start w:val="1"/>
      <w:numFmt w:val="bullet"/>
      <w:lvlText w:val=""/>
      <w:lvlJc w:val="left"/>
      <w:pPr>
        <w:ind w:left="360" w:hanging="360"/>
      </w:pPr>
      <w:rPr>
        <w:rFonts w:hint="default" w:ascii="Symbol" w:hAnsi="Symbol"/>
      </w:rPr>
    </w:lvl>
    <w:lvl w:ilvl="1" w:tplc="5EF4287A">
      <w:start w:val="1"/>
      <w:numFmt w:val="bullet"/>
      <w:lvlText w:val="o"/>
      <w:lvlJc w:val="left"/>
      <w:pPr>
        <w:ind w:left="1080" w:hanging="360"/>
      </w:pPr>
      <w:rPr>
        <w:rFonts w:hint="default" w:ascii="Courier New" w:hAnsi="Courier New"/>
      </w:rPr>
    </w:lvl>
    <w:lvl w:ilvl="2" w:tplc="4B52137C">
      <w:start w:val="1"/>
      <w:numFmt w:val="bullet"/>
      <w:lvlText w:val=""/>
      <w:lvlJc w:val="left"/>
      <w:pPr>
        <w:ind w:left="1800" w:hanging="360"/>
      </w:pPr>
      <w:rPr>
        <w:rFonts w:hint="default" w:ascii="Wingdings" w:hAnsi="Wingdings"/>
      </w:rPr>
    </w:lvl>
    <w:lvl w:ilvl="3" w:tplc="EE26A5B2">
      <w:start w:val="1"/>
      <w:numFmt w:val="bullet"/>
      <w:lvlText w:val=""/>
      <w:lvlJc w:val="left"/>
      <w:pPr>
        <w:ind w:left="2520" w:hanging="360"/>
      </w:pPr>
      <w:rPr>
        <w:rFonts w:hint="default" w:ascii="Symbol" w:hAnsi="Symbol"/>
      </w:rPr>
    </w:lvl>
    <w:lvl w:ilvl="4" w:tplc="0BAE7CCE">
      <w:start w:val="1"/>
      <w:numFmt w:val="bullet"/>
      <w:lvlText w:val="o"/>
      <w:lvlJc w:val="left"/>
      <w:pPr>
        <w:ind w:left="3240" w:hanging="360"/>
      </w:pPr>
      <w:rPr>
        <w:rFonts w:hint="default" w:ascii="Courier New" w:hAnsi="Courier New"/>
      </w:rPr>
    </w:lvl>
    <w:lvl w:ilvl="5" w:tplc="92BEEFFC">
      <w:start w:val="1"/>
      <w:numFmt w:val="bullet"/>
      <w:lvlText w:val=""/>
      <w:lvlJc w:val="left"/>
      <w:pPr>
        <w:ind w:left="3960" w:hanging="360"/>
      </w:pPr>
      <w:rPr>
        <w:rFonts w:hint="default" w:ascii="Wingdings" w:hAnsi="Wingdings"/>
      </w:rPr>
    </w:lvl>
    <w:lvl w:ilvl="6" w:tplc="43F0A04E">
      <w:start w:val="1"/>
      <w:numFmt w:val="bullet"/>
      <w:lvlText w:val=""/>
      <w:lvlJc w:val="left"/>
      <w:pPr>
        <w:ind w:left="4680" w:hanging="360"/>
      </w:pPr>
      <w:rPr>
        <w:rFonts w:hint="default" w:ascii="Symbol" w:hAnsi="Symbol"/>
      </w:rPr>
    </w:lvl>
    <w:lvl w:ilvl="7" w:tplc="6720BADC">
      <w:start w:val="1"/>
      <w:numFmt w:val="bullet"/>
      <w:lvlText w:val="o"/>
      <w:lvlJc w:val="left"/>
      <w:pPr>
        <w:ind w:left="5400" w:hanging="360"/>
      </w:pPr>
      <w:rPr>
        <w:rFonts w:hint="default" w:ascii="Courier New" w:hAnsi="Courier New"/>
      </w:rPr>
    </w:lvl>
    <w:lvl w:ilvl="8" w:tplc="37DC74CE">
      <w:start w:val="1"/>
      <w:numFmt w:val="bullet"/>
      <w:lvlText w:val=""/>
      <w:lvlJc w:val="left"/>
      <w:pPr>
        <w:ind w:left="6120" w:hanging="360"/>
      </w:pPr>
      <w:rPr>
        <w:rFonts w:hint="default" w:ascii="Wingdings" w:hAnsi="Wingdings"/>
      </w:rPr>
    </w:lvl>
  </w:abstractNum>
  <w:abstractNum w:abstractNumId="15" w15:restartNumberingAfterBreak="0">
    <w:nsid w:val="56E27751"/>
    <w:multiLevelType w:val="hybridMultilevel"/>
    <w:tmpl w:val="702CDB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5A972993"/>
    <w:multiLevelType w:val="multilevel"/>
    <w:tmpl w:val="5966007E"/>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17" w15:restartNumberingAfterBreak="0">
    <w:nsid w:val="61D027E5"/>
    <w:multiLevelType w:val="hybridMultilevel"/>
    <w:tmpl w:val="6806497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677379AD"/>
    <w:multiLevelType w:val="hybridMultilevel"/>
    <w:tmpl w:val="632613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FDF0D87"/>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3A26581"/>
    <w:multiLevelType w:val="hybridMultilevel"/>
    <w:tmpl w:val="A2286C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8065EA1"/>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A9A4BF7"/>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B0956F5"/>
    <w:multiLevelType w:val="hybridMultilevel"/>
    <w:tmpl w:val="7F94F2E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7C151187"/>
    <w:multiLevelType w:val="multilevel"/>
    <w:tmpl w:val="B1823C6A"/>
    <w:lvl w:ilvl="0">
      <w:start w:val="1"/>
      <w:numFmt w:val="decimal"/>
      <w:pStyle w:val="Heading1"/>
      <w:suff w:val="space"/>
      <w:lvlText w:val="%1."/>
      <w:lvlJc w:val="left"/>
      <w:pPr>
        <w:ind w:left="288" w:hanging="288"/>
      </w:pPr>
      <w:rPr>
        <w:rFonts w:hint="default" w:ascii="Arial" w:hAnsi="Arial"/>
        <w:b/>
        <w:bCs w:val="0"/>
        <w:i w:val="0"/>
        <w:sz w:val="24"/>
      </w:rPr>
    </w:lvl>
    <w:lvl w:ilvl="1">
      <w:start w:val="1"/>
      <w:numFmt w:val="decimal"/>
      <w:pStyle w:val="Heading2"/>
      <w:suff w:val="space"/>
      <w:lvlText w:val="%1.%2"/>
      <w:lvlJc w:val="left"/>
      <w:pPr>
        <w:ind w:left="288" w:hanging="288"/>
      </w:pPr>
      <w:rPr>
        <w:rFonts w:hint="default" w:ascii="Arial" w:hAnsi="Arial"/>
      </w:rPr>
    </w:lvl>
    <w:lvl w:ilvl="2">
      <w:start w:val="1"/>
      <w:numFmt w:val="decimal"/>
      <w:pStyle w:val="Heading3"/>
      <w:suff w:val="space"/>
      <w:lvlText w:val="%1.%2.%3"/>
      <w:lvlJc w:val="left"/>
      <w:pPr>
        <w:ind w:left="288" w:hanging="288"/>
      </w:pPr>
      <w:rPr>
        <w:rFonts w:hint="default" w:ascii="Arial" w:hAnsi="Arial"/>
      </w:rPr>
    </w:lvl>
    <w:lvl w:ilvl="3">
      <w:start w:val="1"/>
      <w:numFmt w:val="decimal"/>
      <w:pStyle w:val="Heading4"/>
      <w:suff w:val="space"/>
      <w:lvlText w:val="%1.%2.%3.%4"/>
      <w:lvlJc w:val="left"/>
      <w:pPr>
        <w:ind w:left="288" w:hanging="288"/>
      </w:pPr>
      <w:rPr>
        <w:rFonts w:hint="default" w:ascii="Arial" w:hAnsi="Arial"/>
        <w:b/>
        <w:bCs w:val="0"/>
        <w:i w:val="0"/>
        <w:iCs w:val="0"/>
        <w:sz w:val="20"/>
      </w:rPr>
    </w:lvl>
    <w:lvl w:ilvl="4">
      <w:start w:val="1"/>
      <w:numFmt w:val="decimal"/>
      <w:pStyle w:val="Heading5"/>
      <w:suff w:val="space"/>
      <w:lvlText w:val="%1.%2.%3.%4.%5"/>
      <w:lvlJc w:val="left"/>
      <w:pPr>
        <w:ind w:left="288" w:hanging="288"/>
      </w:pPr>
      <w:rPr>
        <w:rFonts w:hint="default" w:ascii="Arial" w:hAnsi="Arial"/>
        <w:b/>
        <w:bCs/>
        <w:i/>
        <w:color w:val="3A3A3A" w:themeColor="background2" w:themeShade="40"/>
        <w:sz w:val="20"/>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25" w15:restartNumberingAfterBreak="0">
    <w:nsid w:val="7C4D7AC3"/>
    <w:multiLevelType w:val="hybridMultilevel"/>
    <w:tmpl w:val="D1BA57F4"/>
    <w:lvl w:ilvl="0" w:tplc="7EFA9D8E">
      <w:start w:val="1"/>
      <w:numFmt w:val="bullet"/>
      <w:lvlText w:val=""/>
      <w:lvlJc w:val="left"/>
      <w:pPr>
        <w:ind w:left="720" w:hanging="360"/>
      </w:pPr>
      <w:rPr>
        <w:rFonts w:hint="default" w:ascii="Symbol" w:hAnsi="Symbol"/>
      </w:rPr>
    </w:lvl>
    <w:lvl w:ilvl="1" w:tplc="EC4847F4" w:tentative="1">
      <w:start w:val="1"/>
      <w:numFmt w:val="bullet"/>
      <w:lvlText w:val="o"/>
      <w:lvlJc w:val="left"/>
      <w:pPr>
        <w:ind w:left="1440" w:hanging="360"/>
      </w:pPr>
      <w:rPr>
        <w:rFonts w:hint="default" w:ascii="Courier New" w:hAnsi="Courier New"/>
      </w:rPr>
    </w:lvl>
    <w:lvl w:ilvl="2" w:tplc="B8449CB8" w:tentative="1">
      <w:start w:val="1"/>
      <w:numFmt w:val="bullet"/>
      <w:lvlText w:val=""/>
      <w:lvlJc w:val="left"/>
      <w:pPr>
        <w:ind w:left="2160" w:hanging="360"/>
      </w:pPr>
      <w:rPr>
        <w:rFonts w:hint="default" w:ascii="Wingdings" w:hAnsi="Wingdings"/>
      </w:rPr>
    </w:lvl>
    <w:lvl w:ilvl="3" w:tplc="CAA6F4B0" w:tentative="1">
      <w:start w:val="1"/>
      <w:numFmt w:val="bullet"/>
      <w:lvlText w:val=""/>
      <w:lvlJc w:val="left"/>
      <w:pPr>
        <w:ind w:left="2880" w:hanging="360"/>
      </w:pPr>
      <w:rPr>
        <w:rFonts w:hint="default" w:ascii="Symbol" w:hAnsi="Symbol"/>
      </w:rPr>
    </w:lvl>
    <w:lvl w:ilvl="4" w:tplc="CBAC0E4E" w:tentative="1">
      <w:start w:val="1"/>
      <w:numFmt w:val="bullet"/>
      <w:lvlText w:val="o"/>
      <w:lvlJc w:val="left"/>
      <w:pPr>
        <w:ind w:left="3600" w:hanging="360"/>
      </w:pPr>
      <w:rPr>
        <w:rFonts w:hint="default" w:ascii="Courier New" w:hAnsi="Courier New"/>
      </w:rPr>
    </w:lvl>
    <w:lvl w:ilvl="5" w:tplc="20C6A516" w:tentative="1">
      <w:start w:val="1"/>
      <w:numFmt w:val="bullet"/>
      <w:lvlText w:val=""/>
      <w:lvlJc w:val="left"/>
      <w:pPr>
        <w:ind w:left="4320" w:hanging="360"/>
      </w:pPr>
      <w:rPr>
        <w:rFonts w:hint="default" w:ascii="Wingdings" w:hAnsi="Wingdings"/>
      </w:rPr>
    </w:lvl>
    <w:lvl w:ilvl="6" w:tplc="DA46324E" w:tentative="1">
      <w:start w:val="1"/>
      <w:numFmt w:val="bullet"/>
      <w:lvlText w:val=""/>
      <w:lvlJc w:val="left"/>
      <w:pPr>
        <w:ind w:left="5040" w:hanging="360"/>
      </w:pPr>
      <w:rPr>
        <w:rFonts w:hint="default" w:ascii="Symbol" w:hAnsi="Symbol"/>
      </w:rPr>
    </w:lvl>
    <w:lvl w:ilvl="7" w:tplc="39EA14FA" w:tentative="1">
      <w:start w:val="1"/>
      <w:numFmt w:val="bullet"/>
      <w:lvlText w:val="o"/>
      <w:lvlJc w:val="left"/>
      <w:pPr>
        <w:ind w:left="5760" w:hanging="360"/>
      </w:pPr>
      <w:rPr>
        <w:rFonts w:hint="default" w:ascii="Courier New" w:hAnsi="Courier New"/>
      </w:rPr>
    </w:lvl>
    <w:lvl w:ilvl="8" w:tplc="03AAEB26" w:tentative="1">
      <w:start w:val="1"/>
      <w:numFmt w:val="bullet"/>
      <w:lvlText w:val=""/>
      <w:lvlJc w:val="left"/>
      <w:pPr>
        <w:ind w:left="6480" w:hanging="360"/>
      </w:pPr>
      <w:rPr>
        <w:rFonts w:hint="default" w:ascii="Wingdings" w:hAnsi="Wingdings"/>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1" w16cid:durableId="765082324">
    <w:abstractNumId w:val="0"/>
  </w:num>
  <w:num w:numId="2" w16cid:durableId="217277869">
    <w:abstractNumId w:val="25"/>
  </w:num>
  <w:num w:numId="3" w16cid:durableId="290600755">
    <w:abstractNumId w:val="18"/>
  </w:num>
  <w:num w:numId="4" w16cid:durableId="1553467028">
    <w:abstractNumId w:val="22"/>
  </w:num>
  <w:num w:numId="5" w16cid:durableId="5788927">
    <w:abstractNumId w:val="19"/>
  </w:num>
  <w:num w:numId="6" w16cid:durableId="1188064917">
    <w:abstractNumId w:val="6"/>
  </w:num>
  <w:num w:numId="7" w16cid:durableId="1881160765">
    <w:abstractNumId w:val="9"/>
  </w:num>
  <w:num w:numId="8" w16cid:durableId="310907301">
    <w:abstractNumId w:val="4"/>
  </w:num>
  <w:num w:numId="9" w16cid:durableId="613442884">
    <w:abstractNumId w:val="5"/>
  </w:num>
  <w:num w:numId="10" w16cid:durableId="1498840838">
    <w:abstractNumId w:val="13"/>
  </w:num>
  <w:num w:numId="11" w16cid:durableId="890388229">
    <w:abstractNumId w:val="16"/>
  </w:num>
  <w:num w:numId="12" w16cid:durableId="1409960056">
    <w:abstractNumId w:val="21"/>
  </w:num>
  <w:num w:numId="13" w16cid:durableId="474034094">
    <w:abstractNumId w:val="2"/>
  </w:num>
  <w:num w:numId="14" w16cid:durableId="1575357369">
    <w:abstractNumId w:val="7"/>
  </w:num>
  <w:num w:numId="15" w16cid:durableId="618338668">
    <w:abstractNumId w:val="24"/>
  </w:num>
  <w:num w:numId="16" w16cid:durableId="1646931157">
    <w:abstractNumId w:val="10"/>
  </w:num>
  <w:num w:numId="17" w16cid:durableId="2076126204">
    <w:abstractNumId w:val="1"/>
  </w:num>
  <w:num w:numId="18" w16cid:durableId="1573739563">
    <w:abstractNumId w:val="14"/>
  </w:num>
  <w:num w:numId="19" w16cid:durableId="549414278">
    <w:abstractNumId w:val="3"/>
  </w:num>
  <w:num w:numId="20" w16cid:durableId="1279336634">
    <w:abstractNumId w:val="11"/>
  </w:num>
  <w:num w:numId="21" w16cid:durableId="1707294521">
    <w:abstractNumId w:val="8"/>
  </w:num>
  <w:num w:numId="22" w16cid:durableId="506991723">
    <w:abstractNumId w:val="23"/>
  </w:num>
  <w:num w:numId="23" w16cid:durableId="1691444862">
    <w:abstractNumId w:val="12"/>
  </w:num>
  <w:num w:numId="24" w16cid:durableId="1440638737">
    <w:abstractNumId w:val="15"/>
  </w:num>
  <w:num w:numId="25" w16cid:durableId="47731269">
    <w:abstractNumId w:val="20"/>
  </w:num>
  <w:num w:numId="26" w16cid:durableId="1617297616">
    <w:abstractNumId w:val="17"/>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arson, Daniel Martyn">
    <w15:presenceInfo w15:providerId="AD" w15:userId="S::danpearson@deloitte.com::8347624c-548a-4261-a5c0-cbbe669ad13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hideSpellingErrors/>
  <w:hideGrammaticalErrors/>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A99536"/>
    <w:rsid w:val="000003B2"/>
    <w:rsid w:val="000004F0"/>
    <w:rsid w:val="0000068A"/>
    <w:rsid w:val="00000D3F"/>
    <w:rsid w:val="0000104C"/>
    <w:rsid w:val="00001598"/>
    <w:rsid w:val="00001BEA"/>
    <w:rsid w:val="00002116"/>
    <w:rsid w:val="00002690"/>
    <w:rsid w:val="00002B14"/>
    <w:rsid w:val="000031E6"/>
    <w:rsid w:val="0000320B"/>
    <w:rsid w:val="00003499"/>
    <w:rsid w:val="000036B3"/>
    <w:rsid w:val="00003913"/>
    <w:rsid w:val="00003980"/>
    <w:rsid w:val="00003B52"/>
    <w:rsid w:val="00003D5F"/>
    <w:rsid w:val="00003F3F"/>
    <w:rsid w:val="0000406D"/>
    <w:rsid w:val="00004ECC"/>
    <w:rsid w:val="00005085"/>
    <w:rsid w:val="0000557A"/>
    <w:rsid w:val="00005B1A"/>
    <w:rsid w:val="00005B92"/>
    <w:rsid w:val="00005E8E"/>
    <w:rsid w:val="00005F38"/>
    <w:rsid w:val="00005F66"/>
    <w:rsid w:val="00006108"/>
    <w:rsid w:val="0000667C"/>
    <w:rsid w:val="00006CFC"/>
    <w:rsid w:val="00006F0B"/>
    <w:rsid w:val="000075EB"/>
    <w:rsid w:val="00007A64"/>
    <w:rsid w:val="00007C3A"/>
    <w:rsid w:val="00010165"/>
    <w:rsid w:val="0001033A"/>
    <w:rsid w:val="00010948"/>
    <w:rsid w:val="00010B61"/>
    <w:rsid w:val="00010F0C"/>
    <w:rsid w:val="000115A1"/>
    <w:rsid w:val="0001162E"/>
    <w:rsid w:val="00011B41"/>
    <w:rsid w:val="00011F62"/>
    <w:rsid w:val="0001256A"/>
    <w:rsid w:val="00012646"/>
    <w:rsid w:val="00012E42"/>
    <w:rsid w:val="000131A0"/>
    <w:rsid w:val="00013300"/>
    <w:rsid w:val="000136F3"/>
    <w:rsid w:val="00013982"/>
    <w:rsid w:val="00014125"/>
    <w:rsid w:val="0001438F"/>
    <w:rsid w:val="0001541E"/>
    <w:rsid w:val="00015615"/>
    <w:rsid w:val="00015897"/>
    <w:rsid w:val="000159CC"/>
    <w:rsid w:val="00015A57"/>
    <w:rsid w:val="00016A63"/>
    <w:rsid w:val="0001709B"/>
    <w:rsid w:val="00017D24"/>
    <w:rsid w:val="000201BB"/>
    <w:rsid w:val="000203EC"/>
    <w:rsid w:val="00020542"/>
    <w:rsid w:val="000206B6"/>
    <w:rsid w:val="00020CE1"/>
    <w:rsid w:val="00021071"/>
    <w:rsid w:val="00021948"/>
    <w:rsid w:val="00021F97"/>
    <w:rsid w:val="00022938"/>
    <w:rsid w:val="00022B58"/>
    <w:rsid w:val="00023480"/>
    <w:rsid w:val="0002357B"/>
    <w:rsid w:val="00023957"/>
    <w:rsid w:val="0002399E"/>
    <w:rsid w:val="00023E9A"/>
    <w:rsid w:val="00023FF8"/>
    <w:rsid w:val="0002405C"/>
    <w:rsid w:val="00024710"/>
    <w:rsid w:val="00024889"/>
    <w:rsid w:val="00024DE8"/>
    <w:rsid w:val="00024FDE"/>
    <w:rsid w:val="000261DC"/>
    <w:rsid w:val="000268F6"/>
    <w:rsid w:val="00026944"/>
    <w:rsid w:val="00026BFA"/>
    <w:rsid w:val="00027F1D"/>
    <w:rsid w:val="0003020C"/>
    <w:rsid w:val="00030659"/>
    <w:rsid w:val="00030796"/>
    <w:rsid w:val="000307E4"/>
    <w:rsid w:val="00030CE0"/>
    <w:rsid w:val="00030DDB"/>
    <w:rsid w:val="00030EF3"/>
    <w:rsid w:val="00030F79"/>
    <w:rsid w:val="0003109E"/>
    <w:rsid w:val="000312F4"/>
    <w:rsid w:val="000315B5"/>
    <w:rsid w:val="00031CB3"/>
    <w:rsid w:val="00031FC5"/>
    <w:rsid w:val="00032299"/>
    <w:rsid w:val="00032ACE"/>
    <w:rsid w:val="00032B59"/>
    <w:rsid w:val="00032C4C"/>
    <w:rsid w:val="00032D6D"/>
    <w:rsid w:val="00033279"/>
    <w:rsid w:val="00033654"/>
    <w:rsid w:val="00033EC4"/>
    <w:rsid w:val="000349DA"/>
    <w:rsid w:val="00034A8C"/>
    <w:rsid w:val="00034B62"/>
    <w:rsid w:val="000351EC"/>
    <w:rsid w:val="0003526A"/>
    <w:rsid w:val="000352F8"/>
    <w:rsid w:val="00035524"/>
    <w:rsid w:val="00035569"/>
    <w:rsid w:val="000360CC"/>
    <w:rsid w:val="0003621B"/>
    <w:rsid w:val="00036C25"/>
    <w:rsid w:val="00036F31"/>
    <w:rsid w:val="0004041E"/>
    <w:rsid w:val="00040579"/>
    <w:rsid w:val="000406D7"/>
    <w:rsid w:val="0004096C"/>
    <w:rsid w:val="00040E5B"/>
    <w:rsid w:val="00040EAB"/>
    <w:rsid w:val="00041429"/>
    <w:rsid w:val="000416B4"/>
    <w:rsid w:val="00041C53"/>
    <w:rsid w:val="00041F1F"/>
    <w:rsid w:val="00041FF6"/>
    <w:rsid w:val="00042B51"/>
    <w:rsid w:val="00043326"/>
    <w:rsid w:val="000434A8"/>
    <w:rsid w:val="000437FF"/>
    <w:rsid w:val="00043D96"/>
    <w:rsid w:val="00044636"/>
    <w:rsid w:val="00044848"/>
    <w:rsid w:val="00044BB6"/>
    <w:rsid w:val="00044C40"/>
    <w:rsid w:val="00044EBC"/>
    <w:rsid w:val="000454B4"/>
    <w:rsid w:val="0004552E"/>
    <w:rsid w:val="00045749"/>
    <w:rsid w:val="00045B1A"/>
    <w:rsid w:val="00045BE0"/>
    <w:rsid w:val="0004617F"/>
    <w:rsid w:val="000463E8"/>
    <w:rsid w:val="0004640C"/>
    <w:rsid w:val="00046426"/>
    <w:rsid w:val="000465A3"/>
    <w:rsid w:val="0004675A"/>
    <w:rsid w:val="00046844"/>
    <w:rsid w:val="000469D8"/>
    <w:rsid w:val="00046A2F"/>
    <w:rsid w:val="00046F25"/>
    <w:rsid w:val="00047105"/>
    <w:rsid w:val="00047404"/>
    <w:rsid w:val="0005034C"/>
    <w:rsid w:val="00050F26"/>
    <w:rsid w:val="000510AD"/>
    <w:rsid w:val="0005110F"/>
    <w:rsid w:val="000516F3"/>
    <w:rsid w:val="00051C39"/>
    <w:rsid w:val="000522F8"/>
    <w:rsid w:val="00052454"/>
    <w:rsid w:val="0005258F"/>
    <w:rsid w:val="0005276F"/>
    <w:rsid w:val="00052844"/>
    <w:rsid w:val="00052B8A"/>
    <w:rsid w:val="00052CCE"/>
    <w:rsid w:val="0005396B"/>
    <w:rsid w:val="00054355"/>
    <w:rsid w:val="000546FC"/>
    <w:rsid w:val="00054806"/>
    <w:rsid w:val="00054950"/>
    <w:rsid w:val="00054F70"/>
    <w:rsid w:val="000550FC"/>
    <w:rsid w:val="00055119"/>
    <w:rsid w:val="000554B3"/>
    <w:rsid w:val="000557D9"/>
    <w:rsid w:val="0005590B"/>
    <w:rsid w:val="00055D87"/>
    <w:rsid w:val="00055F37"/>
    <w:rsid w:val="00056283"/>
    <w:rsid w:val="000564A2"/>
    <w:rsid w:val="00056749"/>
    <w:rsid w:val="00056D0D"/>
    <w:rsid w:val="000572D1"/>
    <w:rsid w:val="000578A1"/>
    <w:rsid w:val="0005792C"/>
    <w:rsid w:val="00057C3B"/>
    <w:rsid w:val="0005D22A"/>
    <w:rsid w:val="000602B6"/>
    <w:rsid w:val="000606F9"/>
    <w:rsid w:val="000607F9"/>
    <w:rsid w:val="0006081C"/>
    <w:rsid w:val="00060A0E"/>
    <w:rsid w:val="00060AE6"/>
    <w:rsid w:val="000619A3"/>
    <w:rsid w:val="00061DE4"/>
    <w:rsid w:val="00061EF2"/>
    <w:rsid w:val="0006252B"/>
    <w:rsid w:val="000626FB"/>
    <w:rsid w:val="000627FA"/>
    <w:rsid w:val="000628F5"/>
    <w:rsid w:val="00062B6F"/>
    <w:rsid w:val="00062DEC"/>
    <w:rsid w:val="0006302A"/>
    <w:rsid w:val="000636C8"/>
    <w:rsid w:val="0006398F"/>
    <w:rsid w:val="00063A81"/>
    <w:rsid w:val="00063D12"/>
    <w:rsid w:val="000641CD"/>
    <w:rsid w:val="00064572"/>
    <w:rsid w:val="000647DE"/>
    <w:rsid w:val="00064DA0"/>
    <w:rsid w:val="00064FC6"/>
    <w:rsid w:val="000650A9"/>
    <w:rsid w:val="000657C3"/>
    <w:rsid w:val="00065852"/>
    <w:rsid w:val="00065F48"/>
    <w:rsid w:val="000660B4"/>
    <w:rsid w:val="0006632A"/>
    <w:rsid w:val="0006645A"/>
    <w:rsid w:val="000665F1"/>
    <w:rsid w:val="00066636"/>
    <w:rsid w:val="00066A4C"/>
    <w:rsid w:val="00066B12"/>
    <w:rsid w:val="00066C9C"/>
    <w:rsid w:val="000672ED"/>
    <w:rsid w:val="0006734C"/>
    <w:rsid w:val="00067848"/>
    <w:rsid w:val="00067A3F"/>
    <w:rsid w:val="00067D79"/>
    <w:rsid w:val="00067DAC"/>
    <w:rsid w:val="00067E73"/>
    <w:rsid w:val="000704B2"/>
    <w:rsid w:val="000711BC"/>
    <w:rsid w:val="00071241"/>
    <w:rsid w:val="00071429"/>
    <w:rsid w:val="00071A75"/>
    <w:rsid w:val="00071AD7"/>
    <w:rsid w:val="00071FA2"/>
    <w:rsid w:val="00072265"/>
    <w:rsid w:val="0007233E"/>
    <w:rsid w:val="00072498"/>
    <w:rsid w:val="0007271C"/>
    <w:rsid w:val="0007313F"/>
    <w:rsid w:val="0007372F"/>
    <w:rsid w:val="00073AF9"/>
    <w:rsid w:val="00074731"/>
    <w:rsid w:val="00074D33"/>
    <w:rsid w:val="00074D59"/>
    <w:rsid w:val="000755C5"/>
    <w:rsid w:val="00075620"/>
    <w:rsid w:val="00075BA3"/>
    <w:rsid w:val="0007621A"/>
    <w:rsid w:val="0007672D"/>
    <w:rsid w:val="0007677B"/>
    <w:rsid w:val="0007692E"/>
    <w:rsid w:val="00076E3E"/>
    <w:rsid w:val="00077027"/>
    <w:rsid w:val="000770AA"/>
    <w:rsid w:val="000770B1"/>
    <w:rsid w:val="0007761C"/>
    <w:rsid w:val="00077916"/>
    <w:rsid w:val="00077A42"/>
    <w:rsid w:val="00077E16"/>
    <w:rsid w:val="0008000D"/>
    <w:rsid w:val="000803BA"/>
    <w:rsid w:val="00080CDB"/>
    <w:rsid w:val="0008150F"/>
    <w:rsid w:val="00081A92"/>
    <w:rsid w:val="00081AB7"/>
    <w:rsid w:val="00082A73"/>
    <w:rsid w:val="00083037"/>
    <w:rsid w:val="00083154"/>
    <w:rsid w:val="000838B0"/>
    <w:rsid w:val="00083975"/>
    <w:rsid w:val="00083E74"/>
    <w:rsid w:val="00084139"/>
    <w:rsid w:val="00084694"/>
    <w:rsid w:val="000848F7"/>
    <w:rsid w:val="0008492A"/>
    <w:rsid w:val="0008499C"/>
    <w:rsid w:val="00084B27"/>
    <w:rsid w:val="00084EA2"/>
    <w:rsid w:val="000855A0"/>
    <w:rsid w:val="00085BA0"/>
    <w:rsid w:val="00085FFF"/>
    <w:rsid w:val="00086637"/>
    <w:rsid w:val="00086846"/>
    <w:rsid w:val="00086E02"/>
    <w:rsid w:val="00087098"/>
    <w:rsid w:val="000872C7"/>
    <w:rsid w:val="000873EA"/>
    <w:rsid w:val="000874B6"/>
    <w:rsid w:val="000877C2"/>
    <w:rsid w:val="000902B8"/>
    <w:rsid w:val="000903D0"/>
    <w:rsid w:val="0009081F"/>
    <w:rsid w:val="00090AC0"/>
    <w:rsid w:val="00090BDB"/>
    <w:rsid w:val="00090E32"/>
    <w:rsid w:val="00092574"/>
    <w:rsid w:val="000929D0"/>
    <w:rsid w:val="00092C78"/>
    <w:rsid w:val="00092DFA"/>
    <w:rsid w:val="00092EFE"/>
    <w:rsid w:val="00093DA6"/>
    <w:rsid w:val="00093F1F"/>
    <w:rsid w:val="0009400A"/>
    <w:rsid w:val="00094CFE"/>
    <w:rsid w:val="00094FA6"/>
    <w:rsid w:val="000955C9"/>
    <w:rsid w:val="00095A0E"/>
    <w:rsid w:val="00095C52"/>
    <w:rsid w:val="00095D38"/>
    <w:rsid w:val="00095FF6"/>
    <w:rsid w:val="0009671E"/>
    <w:rsid w:val="00096AD8"/>
    <w:rsid w:val="00096B59"/>
    <w:rsid w:val="00096E36"/>
    <w:rsid w:val="000975F5"/>
    <w:rsid w:val="000978B4"/>
    <w:rsid w:val="000979F1"/>
    <w:rsid w:val="000A0A9C"/>
    <w:rsid w:val="000A0BEC"/>
    <w:rsid w:val="000A0C04"/>
    <w:rsid w:val="000A0F3C"/>
    <w:rsid w:val="000A15B5"/>
    <w:rsid w:val="000A19AE"/>
    <w:rsid w:val="000A1AD4"/>
    <w:rsid w:val="000A1B31"/>
    <w:rsid w:val="000A1D12"/>
    <w:rsid w:val="000A21B6"/>
    <w:rsid w:val="000A2FCA"/>
    <w:rsid w:val="000A32C8"/>
    <w:rsid w:val="000A3391"/>
    <w:rsid w:val="000A3705"/>
    <w:rsid w:val="000A39BF"/>
    <w:rsid w:val="000A457B"/>
    <w:rsid w:val="000A471B"/>
    <w:rsid w:val="000A52C4"/>
    <w:rsid w:val="000A5461"/>
    <w:rsid w:val="000A56AC"/>
    <w:rsid w:val="000A5733"/>
    <w:rsid w:val="000A5CD8"/>
    <w:rsid w:val="000A5F36"/>
    <w:rsid w:val="000A634A"/>
    <w:rsid w:val="000A6818"/>
    <w:rsid w:val="000A6855"/>
    <w:rsid w:val="000A6FA0"/>
    <w:rsid w:val="000A702F"/>
    <w:rsid w:val="000A7203"/>
    <w:rsid w:val="000A7487"/>
    <w:rsid w:val="000A7631"/>
    <w:rsid w:val="000A7EEF"/>
    <w:rsid w:val="000B04D4"/>
    <w:rsid w:val="000B08FB"/>
    <w:rsid w:val="000B0BAD"/>
    <w:rsid w:val="000B0BF7"/>
    <w:rsid w:val="000B1982"/>
    <w:rsid w:val="000B1A71"/>
    <w:rsid w:val="000B1CA8"/>
    <w:rsid w:val="000B1E89"/>
    <w:rsid w:val="000B2485"/>
    <w:rsid w:val="000B2548"/>
    <w:rsid w:val="000B2A6C"/>
    <w:rsid w:val="000B3A06"/>
    <w:rsid w:val="000B3D1B"/>
    <w:rsid w:val="000B3DED"/>
    <w:rsid w:val="000B438A"/>
    <w:rsid w:val="000B438D"/>
    <w:rsid w:val="000B4927"/>
    <w:rsid w:val="000B4D28"/>
    <w:rsid w:val="000B4EA5"/>
    <w:rsid w:val="000B553A"/>
    <w:rsid w:val="000B5698"/>
    <w:rsid w:val="000B579C"/>
    <w:rsid w:val="000B5829"/>
    <w:rsid w:val="000B5895"/>
    <w:rsid w:val="000B591F"/>
    <w:rsid w:val="000B5C99"/>
    <w:rsid w:val="000B5DAE"/>
    <w:rsid w:val="000B66F1"/>
    <w:rsid w:val="000B6AB1"/>
    <w:rsid w:val="000B74DA"/>
    <w:rsid w:val="000B7C27"/>
    <w:rsid w:val="000B7EE1"/>
    <w:rsid w:val="000B7F71"/>
    <w:rsid w:val="000B7F81"/>
    <w:rsid w:val="000C023B"/>
    <w:rsid w:val="000C02CC"/>
    <w:rsid w:val="000C02E0"/>
    <w:rsid w:val="000C044E"/>
    <w:rsid w:val="000C082F"/>
    <w:rsid w:val="000C0D35"/>
    <w:rsid w:val="000C0ECB"/>
    <w:rsid w:val="000C14E3"/>
    <w:rsid w:val="000C1D0C"/>
    <w:rsid w:val="000C23D7"/>
    <w:rsid w:val="000C256A"/>
    <w:rsid w:val="000C26F8"/>
    <w:rsid w:val="000C31F2"/>
    <w:rsid w:val="000C3869"/>
    <w:rsid w:val="000C3953"/>
    <w:rsid w:val="000C3967"/>
    <w:rsid w:val="000C3FC8"/>
    <w:rsid w:val="000C4982"/>
    <w:rsid w:val="000C4E62"/>
    <w:rsid w:val="000C4EDC"/>
    <w:rsid w:val="000C4FB1"/>
    <w:rsid w:val="000C51A9"/>
    <w:rsid w:val="000C53C6"/>
    <w:rsid w:val="000C5522"/>
    <w:rsid w:val="000C55CA"/>
    <w:rsid w:val="000C59AB"/>
    <w:rsid w:val="000C5B1F"/>
    <w:rsid w:val="000C5E42"/>
    <w:rsid w:val="000C6145"/>
    <w:rsid w:val="000C626A"/>
    <w:rsid w:val="000C7965"/>
    <w:rsid w:val="000D0251"/>
    <w:rsid w:val="000D069C"/>
    <w:rsid w:val="000D0897"/>
    <w:rsid w:val="000D18A1"/>
    <w:rsid w:val="000D1E17"/>
    <w:rsid w:val="000D1EF0"/>
    <w:rsid w:val="000D1F40"/>
    <w:rsid w:val="000D2000"/>
    <w:rsid w:val="000D2236"/>
    <w:rsid w:val="000D229B"/>
    <w:rsid w:val="000D2677"/>
    <w:rsid w:val="000D27CE"/>
    <w:rsid w:val="000D2987"/>
    <w:rsid w:val="000D2B7A"/>
    <w:rsid w:val="000D2D5E"/>
    <w:rsid w:val="000D2F5D"/>
    <w:rsid w:val="000D31A3"/>
    <w:rsid w:val="000D33B0"/>
    <w:rsid w:val="000D3F40"/>
    <w:rsid w:val="000D3FEC"/>
    <w:rsid w:val="000D4171"/>
    <w:rsid w:val="000D423D"/>
    <w:rsid w:val="000D55DC"/>
    <w:rsid w:val="000D5760"/>
    <w:rsid w:val="000D5794"/>
    <w:rsid w:val="000D57C1"/>
    <w:rsid w:val="000D5BBF"/>
    <w:rsid w:val="000D5DEA"/>
    <w:rsid w:val="000D6160"/>
    <w:rsid w:val="000D66EE"/>
    <w:rsid w:val="000D6910"/>
    <w:rsid w:val="000D6A7A"/>
    <w:rsid w:val="000D6C5E"/>
    <w:rsid w:val="000D7B37"/>
    <w:rsid w:val="000D7BFF"/>
    <w:rsid w:val="000D7DBB"/>
    <w:rsid w:val="000D7FA0"/>
    <w:rsid w:val="000E05A4"/>
    <w:rsid w:val="000E09A9"/>
    <w:rsid w:val="000E09EF"/>
    <w:rsid w:val="000E0C77"/>
    <w:rsid w:val="000E0CA8"/>
    <w:rsid w:val="000E194A"/>
    <w:rsid w:val="000E1F6C"/>
    <w:rsid w:val="000E1FC3"/>
    <w:rsid w:val="000E2485"/>
    <w:rsid w:val="000E24E2"/>
    <w:rsid w:val="000E25BA"/>
    <w:rsid w:val="000E266B"/>
    <w:rsid w:val="000E2686"/>
    <w:rsid w:val="000E28C6"/>
    <w:rsid w:val="000E2AE3"/>
    <w:rsid w:val="000E2D65"/>
    <w:rsid w:val="000E2F09"/>
    <w:rsid w:val="000E322B"/>
    <w:rsid w:val="000E3403"/>
    <w:rsid w:val="000E344A"/>
    <w:rsid w:val="000E35D5"/>
    <w:rsid w:val="000E36F0"/>
    <w:rsid w:val="000E3A33"/>
    <w:rsid w:val="000E467E"/>
    <w:rsid w:val="000E53A9"/>
    <w:rsid w:val="000E53DF"/>
    <w:rsid w:val="000E5558"/>
    <w:rsid w:val="000E55B0"/>
    <w:rsid w:val="000E55E2"/>
    <w:rsid w:val="000E601B"/>
    <w:rsid w:val="000E616E"/>
    <w:rsid w:val="000E6390"/>
    <w:rsid w:val="000E645E"/>
    <w:rsid w:val="000E6CA2"/>
    <w:rsid w:val="000E702A"/>
    <w:rsid w:val="000E71D6"/>
    <w:rsid w:val="000E71FE"/>
    <w:rsid w:val="000E7266"/>
    <w:rsid w:val="000E72B6"/>
    <w:rsid w:val="000E7A9E"/>
    <w:rsid w:val="000E7D7B"/>
    <w:rsid w:val="000F00FB"/>
    <w:rsid w:val="000F0136"/>
    <w:rsid w:val="000F01A2"/>
    <w:rsid w:val="000F023D"/>
    <w:rsid w:val="000F02BC"/>
    <w:rsid w:val="000F061E"/>
    <w:rsid w:val="000F12CD"/>
    <w:rsid w:val="000F1B63"/>
    <w:rsid w:val="000F2022"/>
    <w:rsid w:val="000F2178"/>
    <w:rsid w:val="000F233F"/>
    <w:rsid w:val="000F2B83"/>
    <w:rsid w:val="000F2CC3"/>
    <w:rsid w:val="000F2EC7"/>
    <w:rsid w:val="000F3571"/>
    <w:rsid w:val="000F3658"/>
    <w:rsid w:val="000F421B"/>
    <w:rsid w:val="000F478A"/>
    <w:rsid w:val="000F4852"/>
    <w:rsid w:val="000F4E2D"/>
    <w:rsid w:val="000F50F0"/>
    <w:rsid w:val="000F6753"/>
    <w:rsid w:val="000F689A"/>
    <w:rsid w:val="000F6AAE"/>
    <w:rsid w:val="000F6FDA"/>
    <w:rsid w:val="000F732A"/>
    <w:rsid w:val="000F753B"/>
    <w:rsid w:val="000F772A"/>
    <w:rsid w:val="000F77C8"/>
    <w:rsid w:val="000F7B97"/>
    <w:rsid w:val="0010044D"/>
    <w:rsid w:val="00100A35"/>
    <w:rsid w:val="00100DDA"/>
    <w:rsid w:val="00100DF4"/>
    <w:rsid w:val="00101705"/>
    <w:rsid w:val="00101F91"/>
    <w:rsid w:val="0010258E"/>
    <w:rsid w:val="0010282F"/>
    <w:rsid w:val="0010284F"/>
    <w:rsid w:val="00103141"/>
    <w:rsid w:val="001034CA"/>
    <w:rsid w:val="001036CC"/>
    <w:rsid w:val="0010375E"/>
    <w:rsid w:val="00103D8C"/>
    <w:rsid w:val="00103E6E"/>
    <w:rsid w:val="0010464D"/>
    <w:rsid w:val="001046AB"/>
    <w:rsid w:val="00104745"/>
    <w:rsid w:val="00104B77"/>
    <w:rsid w:val="00105C8A"/>
    <w:rsid w:val="0010626B"/>
    <w:rsid w:val="00106770"/>
    <w:rsid w:val="00106AE8"/>
    <w:rsid w:val="00106EA3"/>
    <w:rsid w:val="00107314"/>
    <w:rsid w:val="0010743A"/>
    <w:rsid w:val="001074E2"/>
    <w:rsid w:val="00107898"/>
    <w:rsid w:val="00107A99"/>
    <w:rsid w:val="00107B0A"/>
    <w:rsid w:val="00107B30"/>
    <w:rsid w:val="00110B63"/>
    <w:rsid w:val="00111594"/>
    <w:rsid w:val="00111666"/>
    <w:rsid w:val="00111824"/>
    <w:rsid w:val="00111AB4"/>
    <w:rsid w:val="00111AF8"/>
    <w:rsid w:val="00111CD6"/>
    <w:rsid w:val="00112360"/>
    <w:rsid w:val="00112A3F"/>
    <w:rsid w:val="00112F04"/>
    <w:rsid w:val="00114380"/>
    <w:rsid w:val="001148D5"/>
    <w:rsid w:val="00114A10"/>
    <w:rsid w:val="0011508C"/>
    <w:rsid w:val="00115278"/>
    <w:rsid w:val="00115451"/>
    <w:rsid w:val="0011579C"/>
    <w:rsid w:val="001167D8"/>
    <w:rsid w:val="00116935"/>
    <w:rsid w:val="00116B9A"/>
    <w:rsid w:val="001172A5"/>
    <w:rsid w:val="00117887"/>
    <w:rsid w:val="00117FFD"/>
    <w:rsid w:val="00120140"/>
    <w:rsid w:val="001204E4"/>
    <w:rsid w:val="001205F7"/>
    <w:rsid w:val="00120653"/>
    <w:rsid w:val="001207B3"/>
    <w:rsid w:val="001209AD"/>
    <w:rsid w:val="00120A20"/>
    <w:rsid w:val="00120CC2"/>
    <w:rsid w:val="001210DC"/>
    <w:rsid w:val="00121602"/>
    <w:rsid w:val="00121742"/>
    <w:rsid w:val="0012192A"/>
    <w:rsid w:val="00121DDE"/>
    <w:rsid w:val="0012229C"/>
    <w:rsid w:val="00122379"/>
    <w:rsid w:val="001224CE"/>
    <w:rsid w:val="00122640"/>
    <w:rsid w:val="00122871"/>
    <w:rsid w:val="00122DB4"/>
    <w:rsid w:val="00123174"/>
    <w:rsid w:val="00123565"/>
    <w:rsid w:val="00123C62"/>
    <w:rsid w:val="00123C83"/>
    <w:rsid w:val="00123E4B"/>
    <w:rsid w:val="001241F8"/>
    <w:rsid w:val="001247D0"/>
    <w:rsid w:val="0012485D"/>
    <w:rsid w:val="001248AC"/>
    <w:rsid w:val="00124FD8"/>
    <w:rsid w:val="00125522"/>
    <w:rsid w:val="0012560A"/>
    <w:rsid w:val="00125784"/>
    <w:rsid w:val="001259BA"/>
    <w:rsid w:val="00125DA9"/>
    <w:rsid w:val="00125F1A"/>
    <w:rsid w:val="00125F30"/>
    <w:rsid w:val="0012630E"/>
    <w:rsid w:val="00126330"/>
    <w:rsid w:val="0012637D"/>
    <w:rsid w:val="0012645A"/>
    <w:rsid w:val="0012645D"/>
    <w:rsid w:val="00126592"/>
    <w:rsid w:val="00126A8F"/>
    <w:rsid w:val="00126B82"/>
    <w:rsid w:val="00126C6A"/>
    <w:rsid w:val="00126E4F"/>
    <w:rsid w:val="001277EA"/>
    <w:rsid w:val="00127B7F"/>
    <w:rsid w:val="00127BB8"/>
    <w:rsid w:val="00130282"/>
    <w:rsid w:val="001302BF"/>
    <w:rsid w:val="00130366"/>
    <w:rsid w:val="00130AD8"/>
    <w:rsid w:val="001310CC"/>
    <w:rsid w:val="0013124B"/>
    <w:rsid w:val="001316D1"/>
    <w:rsid w:val="00131CA0"/>
    <w:rsid w:val="001321A8"/>
    <w:rsid w:val="001322A7"/>
    <w:rsid w:val="001322D1"/>
    <w:rsid w:val="001325DE"/>
    <w:rsid w:val="001326C3"/>
    <w:rsid w:val="0013286C"/>
    <w:rsid w:val="0013289D"/>
    <w:rsid w:val="00132C7E"/>
    <w:rsid w:val="00132F8D"/>
    <w:rsid w:val="0013352E"/>
    <w:rsid w:val="00133592"/>
    <w:rsid w:val="00133704"/>
    <w:rsid w:val="0013381F"/>
    <w:rsid w:val="00133A21"/>
    <w:rsid w:val="00134271"/>
    <w:rsid w:val="001345E7"/>
    <w:rsid w:val="0013467F"/>
    <w:rsid w:val="00134699"/>
    <w:rsid w:val="00134D7D"/>
    <w:rsid w:val="0013579D"/>
    <w:rsid w:val="00135A14"/>
    <w:rsid w:val="00135B44"/>
    <w:rsid w:val="00135BE9"/>
    <w:rsid w:val="00135C11"/>
    <w:rsid w:val="00135C8C"/>
    <w:rsid w:val="00135EC6"/>
    <w:rsid w:val="00136471"/>
    <w:rsid w:val="001364A6"/>
    <w:rsid w:val="0013652D"/>
    <w:rsid w:val="00136635"/>
    <w:rsid w:val="00136B6C"/>
    <w:rsid w:val="00136C68"/>
    <w:rsid w:val="00137103"/>
    <w:rsid w:val="00137122"/>
    <w:rsid w:val="001377D9"/>
    <w:rsid w:val="00137AFB"/>
    <w:rsid w:val="00137BC6"/>
    <w:rsid w:val="0014079F"/>
    <w:rsid w:val="00140AF1"/>
    <w:rsid w:val="0014113B"/>
    <w:rsid w:val="00141629"/>
    <w:rsid w:val="001416A9"/>
    <w:rsid w:val="00141777"/>
    <w:rsid w:val="001418AF"/>
    <w:rsid w:val="001419A6"/>
    <w:rsid w:val="00141DF6"/>
    <w:rsid w:val="00141F9D"/>
    <w:rsid w:val="001423BC"/>
    <w:rsid w:val="00142601"/>
    <w:rsid w:val="00142C75"/>
    <w:rsid w:val="00142D17"/>
    <w:rsid w:val="00142D70"/>
    <w:rsid w:val="0014324D"/>
    <w:rsid w:val="00143593"/>
    <w:rsid w:val="0014395F"/>
    <w:rsid w:val="001439E6"/>
    <w:rsid w:val="00143A8E"/>
    <w:rsid w:val="00143B01"/>
    <w:rsid w:val="00143BD5"/>
    <w:rsid w:val="00143F16"/>
    <w:rsid w:val="00144306"/>
    <w:rsid w:val="00144910"/>
    <w:rsid w:val="00144C5F"/>
    <w:rsid w:val="001453CB"/>
    <w:rsid w:val="0014544B"/>
    <w:rsid w:val="0014593A"/>
    <w:rsid w:val="00146073"/>
    <w:rsid w:val="00146330"/>
    <w:rsid w:val="00146A04"/>
    <w:rsid w:val="00146CB6"/>
    <w:rsid w:val="0014737E"/>
    <w:rsid w:val="001473D5"/>
    <w:rsid w:val="00147701"/>
    <w:rsid w:val="00147A1D"/>
    <w:rsid w:val="00147A91"/>
    <w:rsid w:val="00147C04"/>
    <w:rsid w:val="0015021D"/>
    <w:rsid w:val="001502A9"/>
    <w:rsid w:val="00150394"/>
    <w:rsid w:val="001508AE"/>
    <w:rsid w:val="00150952"/>
    <w:rsid w:val="00150993"/>
    <w:rsid w:val="00150AB0"/>
    <w:rsid w:val="00150C63"/>
    <w:rsid w:val="00150E36"/>
    <w:rsid w:val="00151255"/>
    <w:rsid w:val="0015162A"/>
    <w:rsid w:val="00151931"/>
    <w:rsid w:val="00151EAA"/>
    <w:rsid w:val="00151F6E"/>
    <w:rsid w:val="001520A0"/>
    <w:rsid w:val="001521E6"/>
    <w:rsid w:val="00152681"/>
    <w:rsid w:val="001526B7"/>
    <w:rsid w:val="00153A4B"/>
    <w:rsid w:val="00153F4D"/>
    <w:rsid w:val="00154000"/>
    <w:rsid w:val="001541CD"/>
    <w:rsid w:val="00154B76"/>
    <w:rsid w:val="00155173"/>
    <w:rsid w:val="0015534E"/>
    <w:rsid w:val="001554B2"/>
    <w:rsid w:val="0015551B"/>
    <w:rsid w:val="00155554"/>
    <w:rsid w:val="0015593A"/>
    <w:rsid w:val="00155F14"/>
    <w:rsid w:val="0015667C"/>
    <w:rsid w:val="001568FD"/>
    <w:rsid w:val="00156A46"/>
    <w:rsid w:val="00156D50"/>
    <w:rsid w:val="00157449"/>
    <w:rsid w:val="001579B2"/>
    <w:rsid w:val="00157A1E"/>
    <w:rsid w:val="00157C70"/>
    <w:rsid w:val="00157CE9"/>
    <w:rsid w:val="0016005A"/>
    <w:rsid w:val="001605A2"/>
    <w:rsid w:val="00160617"/>
    <w:rsid w:val="00160649"/>
    <w:rsid w:val="001606E9"/>
    <w:rsid w:val="00160896"/>
    <w:rsid w:val="00160FC6"/>
    <w:rsid w:val="00161425"/>
    <w:rsid w:val="00161500"/>
    <w:rsid w:val="00161B93"/>
    <w:rsid w:val="00161D55"/>
    <w:rsid w:val="00161FC3"/>
    <w:rsid w:val="00162071"/>
    <w:rsid w:val="00162492"/>
    <w:rsid w:val="00162B71"/>
    <w:rsid w:val="00163085"/>
    <w:rsid w:val="00163338"/>
    <w:rsid w:val="0016372D"/>
    <w:rsid w:val="00163852"/>
    <w:rsid w:val="001638A9"/>
    <w:rsid w:val="00163F7A"/>
    <w:rsid w:val="001640D5"/>
    <w:rsid w:val="001648F1"/>
    <w:rsid w:val="001648FC"/>
    <w:rsid w:val="00164C1C"/>
    <w:rsid w:val="00164CAC"/>
    <w:rsid w:val="0016517D"/>
    <w:rsid w:val="001654B9"/>
    <w:rsid w:val="0016596C"/>
    <w:rsid w:val="00165F24"/>
    <w:rsid w:val="00165F2C"/>
    <w:rsid w:val="00165F5C"/>
    <w:rsid w:val="00166AFB"/>
    <w:rsid w:val="00166C37"/>
    <w:rsid w:val="00166EEE"/>
    <w:rsid w:val="0016711F"/>
    <w:rsid w:val="001673D6"/>
    <w:rsid w:val="00167D79"/>
    <w:rsid w:val="00170605"/>
    <w:rsid w:val="00170701"/>
    <w:rsid w:val="0017088C"/>
    <w:rsid w:val="00170945"/>
    <w:rsid w:val="00170BC2"/>
    <w:rsid w:val="00170DCB"/>
    <w:rsid w:val="00171055"/>
    <w:rsid w:val="00171DE9"/>
    <w:rsid w:val="00172233"/>
    <w:rsid w:val="00172406"/>
    <w:rsid w:val="00172C5F"/>
    <w:rsid w:val="00172F78"/>
    <w:rsid w:val="00173052"/>
    <w:rsid w:val="0017316A"/>
    <w:rsid w:val="0017357E"/>
    <w:rsid w:val="00173BCC"/>
    <w:rsid w:val="00173BCE"/>
    <w:rsid w:val="00173E6C"/>
    <w:rsid w:val="00174549"/>
    <w:rsid w:val="00174856"/>
    <w:rsid w:val="0017487E"/>
    <w:rsid w:val="00175682"/>
    <w:rsid w:val="00175A38"/>
    <w:rsid w:val="00175B32"/>
    <w:rsid w:val="00175DD0"/>
    <w:rsid w:val="0017635D"/>
    <w:rsid w:val="001769C4"/>
    <w:rsid w:val="00176EAC"/>
    <w:rsid w:val="00176F18"/>
    <w:rsid w:val="00177272"/>
    <w:rsid w:val="0017751A"/>
    <w:rsid w:val="0017780C"/>
    <w:rsid w:val="001778D3"/>
    <w:rsid w:val="0018014E"/>
    <w:rsid w:val="00180691"/>
    <w:rsid w:val="001807E8"/>
    <w:rsid w:val="001808BB"/>
    <w:rsid w:val="00180A29"/>
    <w:rsid w:val="00181221"/>
    <w:rsid w:val="00182D6D"/>
    <w:rsid w:val="001835C8"/>
    <w:rsid w:val="001839FF"/>
    <w:rsid w:val="00183C9E"/>
    <w:rsid w:val="001841BB"/>
    <w:rsid w:val="00184921"/>
    <w:rsid w:val="00184BB4"/>
    <w:rsid w:val="00184D7B"/>
    <w:rsid w:val="00185594"/>
    <w:rsid w:val="00185683"/>
    <w:rsid w:val="00185793"/>
    <w:rsid w:val="00185977"/>
    <w:rsid w:val="00185B1F"/>
    <w:rsid w:val="001862B2"/>
    <w:rsid w:val="001864CE"/>
    <w:rsid w:val="00186726"/>
    <w:rsid w:val="00186A33"/>
    <w:rsid w:val="00186AB1"/>
    <w:rsid w:val="00186AB8"/>
    <w:rsid w:val="00186EE0"/>
    <w:rsid w:val="00186FAF"/>
    <w:rsid w:val="001870EC"/>
    <w:rsid w:val="0018738E"/>
    <w:rsid w:val="00187491"/>
    <w:rsid w:val="001876C2"/>
    <w:rsid w:val="00190406"/>
    <w:rsid w:val="00190552"/>
    <w:rsid w:val="00190723"/>
    <w:rsid w:val="00190EA2"/>
    <w:rsid w:val="00190FB9"/>
    <w:rsid w:val="00191020"/>
    <w:rsid w:val="00191221"/>
    <w:rsid w:val="0019172D"/>
    <w:rsid w:val="00191867"/>
    <w:rsid w:val="001921E1"/>
    <w:rsid w:val="001923E9"/>
    <w:rsid w:val="0019268F"/>
    <w:rsid w:val="001926A0"/>
    <w:rsid w:val="00192D8C"/>
    <w:rsid w:val="00192F8B"/>
    <w:rsid w:val="001934A8"/>
    <w:rsid w:val="001934F1"/>
    <w:rsid w:val="001935EA"/>
    <w:rsid w:val="00193612"/>
    <w:rsid w:val="0019399B"/>
    <w:rsid w:val="00194101"/>
    <w:rsid w:val="00194162"/>
    <w:rsid w:val="001946DE"/>
    <w:rsid w:val="00194885"/>
    <w:rsid w:val="00194B90"/>
    <w:rsid w:val="001952AE"/>
    <w:rsid w:val="001959FA"/>
    <w:rsid w:val="00195A05"/>
    <w:rsid w:val="00195BDB"/>
    <w:rsid w:val="00195CD1"/>
    <w:rsid w:val="00196038"/>
    <w:rsid w:val="001961A8"/>
    <w:rsid w:val="00196416"/>
    <w:rsid w:val="001964BF"/>
    <w:rsid w:val="00196DEA"/>
    <w:rsid w:val="00196E4F"/>
    <w:rsid w:val="00196F5D"/>
    <w:rsid w:val="00197C42"/>
    <w:rsid w:val="00197DAC"/>
    <w:rsid w:val="001A0320"/>
    <w:rsid w:val="001A03C5"/>
    <w:rsid w:val="001A0421"/>
    <w:rsid w:val="001A057A"/>
    <w:rsid w:val="001A063E"/>
    <w:rsid w:val="001A0659"/>
    <w:rsid w:val="001A0910"/>
    <w:rsid w:val="001A0951"/>
    <w:rsid w:val="001A0A71"/>
    <w:rsid w:val="001A1414"/>
    <w:rsid w:val="001A191C"/>
    <w:rsid w:val="001A2016"/>
    <w:rsid w:val="001A24E5"/>
    <w:rsid w:val="001A26E0"/>
    <w:rsid w:val="001A2EF2"/>
    <w:rsid w:val="001A2F0B"/>
    <w:rsid w:val="001A2FBA"/>
    <w:rsid w:val="001A313B"/>
    <w:rsid w:val="001A3AD6"/>
    <w:rsid w:val="001A3D24"/>
    <w:rsid w:val="001A4555"/>
    <w:rsid w:val="001A469A"/>
    <w:rsid w:val="001A4BDC"/>
    <w:rsid w:val="001A4C3A"/>
    <w:rsid w:val="001A4C53"/>
    <w:rsid w:val="001A5B1A"/>
    <w:rsid w:val="001A5D0D"/>
    <w:rsid w:val="001A5E34"/>
    <w:rsid w:val="001A5E79"/>
    <w:rsid w:val="001A6107"/>
    <w:rsid w:val="001A6235"/>
    <w:rsid w:val="001A62E3"/>
    <w:rsid w:val="001A6348"/>
    <w:rsid w:val="001A6428"/>
    <w:rsid w:val="001A674A"/>
    <w:rsid w:val="001A6CA7"/>
    <w:rsid w:val="001A6DEB"/>
    <w:rsid w:val="001A6EF6"/>
    <w:rsid w:val="001A6F8D"/>
    <w:rsid w:val="001A72D9"/>
    <w:rsid w:val="001A74F7"/>
    <w:rsid w:val="001A78BF"/>
    <w:rsid w:val="001A7DD4"/>
    <w:rsid w:val="001B03C1"/>
    <w:rsid w:val="001B072A"/>
    <w:rsid w:val="001B0908"/>
    <w:rsid w:val="001B0B95"/>
    <w:rsid w:val="001B0CBA"/>
    <w:rsid w:val="001B0D1A"/>
    <w:rsid w:val="001B1401"/>
    <w:rsid w:val="001B14F5"/>
    <w:rsid w:val="001B1548"/>
    <w:rsid w:val="001B16A2"/>
    <w:rsid w:val="001B19E2"/>
    <w:rsid w:val="001B1C8B"/>
    <w:rsid w:val="001B2A1D"/>
    <w:rsid w:val="001B37E2"/>
    <w:rsid w:val="001B3A1A"/>
    <w:rsid w:val="001B3DA0"/>
    <w:rsid w:val="001B41F0"/>
    <w:rsid w:val="001B44BD"/>
    <w:rsid w:val="001B49F0"/>
    <w:rsid w:val="001B4CA7"/>
    <w:rsid w:val="001B4CD0"/>
    <w:rsid w:val="001B523A"/>
    <w:rsid w:val="001B53E5"/>
    <w:rsid w:val="001B55F6"/>
    <w:rsid w:val="001B5608"/>
    <w:rsid w:val="001B56B8"/>
    <w:rsid w:val="001B592E"/>
    <w:rsid w:val="001B59A6"/>
    <w:rsid w:val="001B6102"/>
    <w:rsid w:val="001B64C5"/>
    <w:rsid w:val="001B65C7"/>
    <w:rsid w:val="001B71DB"/>
    <w:rsid w:val="001B77FC"/>
    <w:rsid w:val="001B7A59"/>
    <w:rsid w:val="001C0110"/>
    <w:rsid w:val="001C0336"/>
    <w:rsid w:val="001C057A"/>
    <w:rsid w:val="001C0A44"/>
    <w:rsid w:val="001C0A7B"/>
    <w:rsid w:val="001C127D"/>
    <w:rsid w:val="001C1489"/>
    <w:rsid w:val="001C1577"/>
    <w:rsid w:val="001C1B9C"/>
    <w:rsid w:val="001C1C73"/>
    <w:rsid w:val="001C1E0D"/>
    <w:rsid w:val="001C2269"/>
    <w:rsid w:val="001C2695"/>
    <w:rsid w:val="001C2ADE"/>
    <w:rsid w:val="001C2C41"/>
    <w:rsid w:val="001C2C50"/>
    <w:rsid w:val="001C2ECA"/>
    <w:rsid w:val="001C2EF2"/>
    <w:rsid w:val="001C3041"/>
    <w:rsid w:val="001C31FE"/>
    <w:rsid w:val="001C346F"/>
    <w:rsid w:val="001C3688"/>
    <w:rsid w:val="001C38B7"/>
    <w:rsid w:val="001C3DF9"/>
    <w:rsid w:val="001C41C6"/>
    <w:rsid w:val="001C48A4"/>
    <w:rsid w:val="001C4A73"/>
    <w:rsid w:val="001C547D"/>
    <w:rsid w:val="001C5520"/>
    <w:rsid w:val="001C5687"/>
    <w:rsid w:val="001C5930"/>
    <w:rsid w:val="001C5A91"/>
    <w:rsid w:val="001C5BD9"/>
    <w:rsid w:val="001C5BF0"/>
    <w:rsid w:val="001C5C37"/>
    <w:rsid w:val="001C61DE"/>
    <w:rsid w:val="001C645D"/>
    <w:rsid w:val="001C686A"/>
    <w:rsid w:val="001C6B43"/>
    <w:rsid w:val="001C6B51"/>
    <w:rsid w:val="001C6B97"/>
    <w:rsid w:val="001C6E99"/>
    <w:rsid w:val="001CB0BC"/>
    <w:rsid w:val="001D03D7"/>
    <w:rsid w:val="001D0493"/>
    <w:rsid w:val="001D05F8"/>
    <w:rsid w:val="001D06AE"/>
    <w:rsid w:val="001D074A"/>
    <w:rsid w:val="001D0753"/>
    <w:rsid w:val="001D0B6D"/>
    <w:rsid w:val="001D0BBE"/>
    <w:rsid w:val="001D0E9F"/>
    <w:rsid w:val="001D21BD"/>
    <w:rsid w:val="001D23F3"/>
    <w:rsid w:val="001D2C85"/>
    <w:rsid w:val="001D2E33"/>
    <w:rsid w:val="001D2F19"/>
    <w:rsid w:val="001D2FD7"/>
    <w:rsid w:val="001D3256"/>
    <w:rsid w:val="001D330F"/>
    <w:rsid w:val="001D341E"/>
    <w:rsid w:val="001D3AE6"/>
    <w:rsid w:val="001D4008"/>
    <w:rsid w:val="001D4449"/>
    <w:rsid w:val="001D4C6C"/>
    <w:rsid w:val="001D4CCE"/>
    <w:rsid w:val="001D4D4A"/>
    <w:rsid w:val="001D4D56"/>
    <w:rsid w:val="001D4FF6"/>
    <w:rsid w:val="001D538F"/>
    <w:rsid w:val="001D5591"/>
    <w:rsid w:val="001D560E"/>
    <w:rsid w:val="001D585F"/>
    <w:rsid w:val="001D5AB9"/>
    <w:rsid w:val="001D5E6D"/>
    <w:rsid w:val="001D6037"/>
    <w:rsid w:val="001D6592"/>
    <w:rsid w:val="001D6E02"/>
    <w:rsid w:val="001D704E"/>
    <w:rsid w:val="001D71A3"/>
    <w:rsid w:val="001D721F"/>
    <w:rsid w:val="001D75FB"/>
    <w:rsid w:val="001E01FD"/>
    <w:rsid w:val="001E02C0"/>
    <w:rsid w:val="001E0F5C"/>
    <w:rsid w:val="001E111C"/>
    <w:rsid w:val="001E16AC"/>
    <w:rsid w:val="001E1B0B"/>
    <w:rsid w:val="001E1B9F"/>
    <w:rsid w:val="001E22EF"/>
    <w:rsid w:val="001E2703"/>
    <w:rsid w:val="001E2A3D"/>
    <w:rsid w:val="001E3210"/>
    <w:rsid w:val="001E334F"/>
    <w:rsid w:val="001E35CA"/>
    <w:rsid w:val="001E35E1"/>
    <w:rsid w:val="001E366A"/>
    <w:rsid w:val="001E3747"/>
    <w:rsid w:val="001E39FC"/>
    <w:rsid w:val="001E3B0B"/>
    <w:rsid w:val="001E3E1A"/>
    <w:rsid w:val="001E3F55"/>
    <w:rsid w:val="001E45FA"/>
    <w:rsid w:val="001E468A"/>
    <w:rsid w:val="001E46E3"/>
    <w:rsid w:val="001E4712"/>
    <w:rsid w:val="001E485C"/>
    <w:rsid w:val="001E4FF9"/>
    <w:rsid w:val="001E5515"/>
    <w:rsid w:val="001E55DF"/>
    <w:rsid w:val="001E5651"/>
    <w:rsid w:val="001E567A"/>
    <w:rsid w:val="001E58DC"/>
    <w:rsid w:val="001E59D5"/>
    <w:rsid w:val="001E5A3C"/>
    <w:rsid w:val="001E5A48"/>
    <w:rsid w:val="001E5E6B"/>
    <w:rsid w:val="001E6111"/>
    <w:rsid w:val="001E6B49"/>
    <w:rsid w:val="001E6EB3"/>
    <w:rsid w:val="001E7108"/>
    <w:rsid w:val="001E71CD"/>
    <w:rsid w:val="001E7526"/>
    <w:rsid w:val="001E7634"/>
    <w:rsid w:val="001E7655"/>
    <w:rsid w:val="001E7702"/>
    <w:rsid w:val="001E7E2F"/>
    <w:rsid w:val="001F0558"/>
    <w:rsid w:val="001F0663"/>
    <w:rsid w:val="001F09B8"/>
    <w:rsid w:val="001F0B6D"/>
    <w:rsid w:val="001F0C4C"/>
    <w:rsid w:val="001F1DA3"/>
    <w:rsid w:val="001F1F58"/>
    <w:rsid w:val="001F223E"/>
    <w:rsid w:val="001F2694"/>
    <w:rsid w:val="001F2910"/>
    <w:rsid w:val="001F2B43"/>
    <w:rsid w:val="001F2E0D"/>
    <w:rsid w:val="001F2FA1"/>
    <w:rsid w:val="001F3097"/>
    <w:rsid w:val="001F3299"/>
    <w:rsid w:val="001F36D9"/>
    <w:rsid w:val="001F3880"/>
    <w:rsid w:val="001F446D"/>
    <w:rsid w:val="001F463E"/>
    <w:rsid w:val="001F4936"/>
    <w:rsid w:val="001F4FC6"/>
    <w:rsid w:val="001F563D"/>
    <w:rsid w:val="001F58B1"/>
    <w:rsid w:val="001F5C88"/>
    <w:rsid w:val="001F5CB9"/>
    <w:rsid w:val="001F6733"/>
    <w:rsid w:val="001F6BC2"/>
    <w:rsid w:val="001F6FE2"/>
    <w:rsid w:val="001F7139"/>
    <w:rsid w:val="001F74F3"/>
    <w:rsid w:val="001F7797"/>
    <w:rsid w:val="001F7898"/>
    <w:rsid w:val="001F7BF9"/>
    <w:rsid w:val="001F7EF2"/>
    <w:rsid w:val="001F7FAF"/>
    <w:rsid w:val="00200178"/>
    <w:rsid w:val="002001F7"/>
    <w:rsid w:val="00200355"/>
    <w:rsid w:val="00200914"/>
    <w:rsid w:val="00200B19"/>
    <w:rsid w:val="002014E2"/>
    <w:rsid w:val="00201534"/>
    <w:rsid w:val="002016B6"/>
    <w:rsid w:val="002016DE"/>
    <w:rsid w:val="00201823"/>
    <w:rsid w:val="00201871"/>
    <w:rsid w:val="00201D32"/>
    <w:rsid w:val="002020BA"/>
    <w:rsid w:val="0020237B"/>
    <w:rsid w:val="00202557"/>
    <w:rsid w:val="00202576"/>
    <w:rsid w:val="002029E1"/>
    <w:rsid w:val="00202AC2"/>
    <w:rsid w:val="00202B0D"/>
    <w:rsid w:val="00202B55"/>
    <w:rsid w:val="002034CA"/>
    <w:rsid w:val="00203569"/>
    <w:rsid w:val="002039FB"/>
    <w:rsid w:val="00203A21"/>
    <w:rsid w:val="00203F93"/>
    <w:rsid w:val="0020402B"/>
    <w:rsid w:val="002041EA"/>
    <w:rsid w:val="00204824"/>
    <w:rsid w:val="002049F3"/>
    <w:rsid w:val="00204A57"/>
    <w:rsid w:val="00204BE3"/>
    <w:rsid w:val="00204EA8"/>
    <w:rsid w:val="002053B5"/>
    <w:rsid w:val="0020546D"/>
    <w:rsid w:val="002055E5"/>
    <w:rsid w:val="00205822"/>
    <w:rsid w:val="002058CF"/>
    <w:rsid w:val="00205C19"/>
    <w:rsid w:val="00205E90"/>
    <w:rsid w:val="002061C6"/>
    <w:rsid w:val="002062B7"/>
    <w:rsid w:val="00206D1A"/>
    <w:rsid w:val="00206FCF"/>
    <w:rsid w:val="0020707A"/>
    <w:rsid w:val="002074EE"/>
    <w:rsid w:val="00207680"/>
    <w:rsid w:val="00207FF9"/>
    <w:rsid w:val="002101C6"/>
    <w:rsid w:val="0021052C"/>
    <w:rsid w:val="00210A96"/>
    <w:rsid w:val="00211621"/>
    <w:rsid w:val="0021166B"/>
    <w:rsid w:val="002119EF"/>
    <w:rsid w:val="00211C83"/>
    <w:rsid w:val="00211EA2"/>
    <w:rsid w:val="00212275"/>
    <w:rsid w:val="00212551"/>
    <w:rsid w:val="00212818"/>
    <w:rsid w:val="00212A1F"/>
    <w:rsid w:val="00212B59"/>
    <w:rsid w:val="00212EB8"/>
    <w:rsid w:val="00213187"/>
    <w:rsid w:val="00213A5E"/>
    <w:rsid w:val="00213A6B"/>
    <w:rsid w:val="00213D35"/>
    <w:rsid w:val="00213D4B"/>
    <w:rsid w:val="00213F9D"/>
    <w:rsid w:val="0021417C"/>
    <w:rsid w:val="0021425E"/>
    <w:rsid w:val="00214563"/>
    <w:rsid w:val="00215130"/>
    <w:rsid w:val="00215385"/>
    <w:rsid w:val="00215D9A"/>
    <w:rsid w:val="00215D9F"/>
    <w:rsid w:val="0021628F"/>
    <w:rsid w:val="002162D7"/>
    <w:rsid w:val="00216AB1"/>
    <w:rsid w:val="00216EE3"/>
    <w:rsid w:val="002173CF"/>
    <w:rsid w:val="00217806"/>
    <w:rsid w:val="00217931"/>
    <w:rsid w:val="00217A44"/>
    <w:rsid w:val="00217B5F"/>
    <w:rsid w:val="00217BCC"/>
    <w:rsid w:val="00217F7E"/>
    <w:rsid w:val="002203F3"/>
    <w:rsid w:val="00220784"/>
    <w:rsid w:val="00220BB8"/>
    <w:rsid w:val="00221080"/>
    <w:rsid w:val="002212EA"/>
    <w:rsid w:val="00221400"/>
    <w:rsid w:val="00221C20"/>
    <w:rsid w:val="002224B0"/>
    <w:rsid w:val="00222B23"/>
    <w:rsid w:val="00222E64"/>
    <w:rsid w:val="0022312D"/>
    <w:rsid w:val="0022339A"/>
    <w:rsid w:val="0022381B"/>
    <w:rsid w:val="00223A9D"/>
    <w:rsid w:val="00223E2B"/>
    <w:rsid w:val="00224212"/>
    <w:rsid w:val="002244C6"/>
    <w:rsid w:val="0022452E"/>
    <w:rsid w:val="00224F2D"/>
    <w:rsid w:val="00224F70"/>
    <w:rsid w:val="00224FAD"/>
    <w:rsid w:val="00225084"/>
    <w:rsid w:val="0022559E"/>
    <w:rsid w:val="0022572C"/>
    <w:rsid w:val="00225A1E"/>
    <w:rsid w:val="00225BA0"/>
    <w:rsid w:val="00225DC0"/>
    <w:rsid w:val="0022638D"/>
    <w:rsid w:val="002266FC"/>
    <w:rsid w:val="00227578"/>
    <w:rsid w:val="002278A7"/>
    <w:rsid w:val="00227F60"/>
    <w:rsid w:val="0023027D"/>
    <w:rsid w:val="0023047E"/>
    <w:rsid w:val="00230936"/>
    <w:rsid w:val="002315CF"/>
    <w:rsid w:val="00231859"/>
    <w:rsid w:val="00231C54"/>
    <w:rsid w:val="00232F21"/>
    <w:rsid w:val="002335A4"/>
    <w:rsid w:val="00233F43"/>
    <w:rsid w:val="002342D0"/>
    <w:rsid w:val="00234717"/>
    <w:rsid w:val="00234B29"/>
    <w:rsid w:val="00234C86"/>
    <w:rsid w:val="00235055"/>
    <w:rsid w:val="0023511B"/>
    <w:rsid w:val="00235181"/>
    <w:rsid w:val="00235220"/>
    <w:rsid w:val="002353BF"/>
    <w:rsid w:val="0023562E"/>
    <w:rsid w:val="00235646"/>
    <w:rsid w:val="00235DAA"/>
    <w:rsid w:val="00235DB7"/>
    <w:rsid w:val="0023629E"/>
    <w:rsid w:val="002364FF"/>
    <w:rsid w:val="002368D9"/>
    <w:rsid w:val="00236AE2"/>
    <w:rsid w:val="00236C4E"/>
    <w:rsid w:val="0023743F"/>
    <w:rsid w:val="0023775B"/>
    <w:rsid w:val="002377D3"/>
    <w:rsid w:val="002379B3"/>
    <w:rsid w:val="00237ADE"/>
    <w:rsid w:val="00237BAB"/>
    <w:rsid w:val="0024017C"/>
    <w:rsid w:val="00240AB0"/>
    <w:rsid w:val="00240B8D"/>
    <w:rsid w:val="00240F0B"/>
    <w:rsid w:val="0024116A"/>
    <w:rsid w:val="002415C0"/>
    <w:rsid w:val="00242158"/>
    <w:rsid w:val="0024269B"/>
    <w:rsid w:val="002432E5"/>
    <w:rsid w:val="00243443"/>
    <w:rsid w:val="00243492"/>
    <w:rsid w:val="002434A3"/>
    <w:rsid w:val="0024369C"/>
    <w:rsid w:val="00243AF5"/>
    <w:rsid w:val="002440ED"/>
    <w:rsid w:val="002441F1"/>
    <w:rsid w:val="00244F68"/>
    <w:rsid w:val="002459AD"/>
    <w:rsid w:val="00245A2F"/>
    <w:rsid w:val="002463B8"/>
    <w:rsid w:val="00246404"/>
    <w:rsid w:val="00246697"/>
    <w:rsid w:val="0024673D"/>
    <w:rsid w:val="00247097"/>
    <w:rsid w:val="00247795"/>
    <w:rsid w:val="002478EA"/>
    <w:rsid w:val="00247FFD"/>
    <w:rsid w:val="00250140"/>
    <w:rsid w:val="0025057E"/>
    <w:rsid w:val="002507B5"/>
    <w:rsid w:val="00250EB4"/>
    <w:rsid w:val="00251157"/>
    <w:rsid w:val="00251223"/>
    <w:rsid w:val="0025169D"/>
    <w:rsid w:val="0025181A"/>
    <w:rsid w:val="00251D03"/>
    <w:rsid w:val="00251D9F"/>
    <w:rsid w:val="00251EAB"/>
    <w:rsid w:val="00252036"/>
    <w:rsid w:val="002527C9"/>
    <w:rsid w:val="00252886"/>
    <w:rsid w:val="002528DC"/>
    <w:rsid w:val="00252C1B"/>
    <w:rsid w:val="00252C38"/>
    <w:rsid w:val="00252E51"/>
    <w:rsid w:val="00252E78"/>
    <w:rsid w:val="00253053"/>
    <w:rsid w:val="00253183"/>
    <w:rsid w:val="00253B12"/>
    <w:rsid w:val="00253D4D"/>
    <w:rsid w:val="00255B6D"/>
    <w:rsid w:val="00256164"/>
    <w:rsid w:val="00256299"/>
    <w:rsid w:val="00256354"/>
    <w:rsid w:val="0025673B"/>
    <w:rsid w:val="00256766"/>
    <w:rsid w:val="00256CD3"/>
    <w:rsid w:val="0025701E"/>
    <w:rsid w:val="0025712B"/>
    <w:rsid w:val="002574F8"/>
    <w:rsid w:val="002577B2"/>
    <w:rsid w:val="00257847"/>
    <w:rsid w:val="00257A43"/>
    <w:rsid w:val="0026030E"/>
    <w:rsid w:val="0026053E"/>
    <w:rsid w:val="00260762"/>
    <w:rsid w:val="00260EBC"/>
    <w:rsid w:val="0026100E"/>
    <w:rsid w:val="00261857"/>
    <w:rsid w:val="00261A1C"/>
    <w:rsid w:val="00262178"/>
    <w:rsid w:val="00262210"/>
    <w:rsid w:val="00262392"/>
    <w:rsid w:val="002625DE"/>
    <w:rsid w:val="002627CE"/>
    <w:rsid w:val="002628EB"/>
    <w:rsid w:val="002629F3"/>
    <w:rsid w:val="00262E5C"/>
    <w:rsid w:val="002635F5"/>
    <w:rsid w:val="002636FF"/>
    <w:rsid w:val="00263C51"/>
    <w:rsid w:val="00264095"/>
    <w:rsid w:val="0026445B"/>
    <w:rsid w:val="0026456D"/>
    <w:rsid w:val="00264ACE"/>
    <w:rsid w:val="00264EAF"/>
    <w:rsid w:val="00265C96"/>
    <w:rsid w:val="00265F0B"/>
    <w:rsid w:val="002661B0"/>
    <w:rsid w:val="0026622E"/>
    <w:rsid w:val="0026678A"/>
    <w:rsid w:val="00266867"/>
    <w:rsid w:val="0026694E"/>
    <w:rsid w:val="002669CD"/>
    <w:rsid w:val="002669D6"/>
    <w:rsid w:val="00266B28"/>
    <w:rsid w:val="002671AE"/>
    <w:rsid w:val="002675F0"/>
    <w:rsid w:val="002679F8"/>
    <w:rsid w:val="00267A2B"/>
    <w:rsid w:val="002702F8"/>
    <w:rsid w:val="0027053C"/>
    <w:rsid w:val="00270623"/>
    <w:rsid w:val="00270871"/>
    <w:rsid w:val="00270B0A"/>
    <w:rsid w:val="00270B0C"/>
    <w:rsid w:val="00270C24"/>
    <w:rsid w:val="00270CF0"/>
    <w:rsid w:val="00270E14"/>
    <w:rsid w:val="00271213"/>
    <w:rsid w:val="00271B4E"/>
    <w:rsid w:val="002720A0"/>
    <w:rsid w:val="002721EB"/>
    <w:rsid w:val="0027247A"/>
    <w:rsid w:val="002724FF"/>
    <w:rsid w:val="002725A1"/>
    <w:rsid w:val="0027269C"/>
    <w:rsid w:val="00272DC0"/>
    <w:rsid w:val="0027322A"/>
    <w:rsid w:val="002732CB"/>
    <w:rsid w:val="0027392E"/>
    <w:rsid w:val="00273A81"/>
    <w:rsid w:val="00273C21"/>
    <w:rsid w:val="002740D8"/>
    <w:rsid w:val="0027418C"/>
    <w:rsid w:val="00274385"/>
    <w:rsid w:val="002744A9"/>
    <w:rsid w:val="002747C0"/>
    <w:rsid w:val="00274CC5"/>
    <w:rsid w:val="00274DC7"/>
    <w:rsid w:val="00274ED5"/>
    <w:rsid w:val="002751FA"/>
    <w:rsid w:val="0027534F"/>
    <w:rsid w:val="002753F3"/>
    <w:rsid w:val="002755D6"/>
    <w:rsid w:val="00275CBC"/>
    <w:rsid w:val="00275CE7"/>
    <w:rsid w:val="00276422"/>
    <w:rsid w:val="002771B2"/>
    <w:rsid w:val="002773DF"/>
    <w:rsid w:val="0027754F"/>
    <w:rsid w:val="002803BD"/>
    <w:rsid w:val="00280540"/>
    <w:rsid w:val="00280725"/>
    <w:rsid w:val="002807E2"/>
    <w:rsid w:val="00280A50"/>
    <w:rsid w:val="00280A52"/>
    <w:rsid w:val="002819A7"/>
    <w:rsid w:val="00281BFA"/>
    <w:rsid w:val="00281C74"/>
    <w:rsid w:val="00281E37"/>
    <w:rsid w:val="002821EB"/>
    <w:rsid w:val="002824BF"/>
    <w:rsid w:val="002828B8"/>
    <w:rsid w:val="00282908"/>
    <w:rsid w:val="00282997"/>
    <w:rsid w:val="002829CC"/>
    <w:rsid w:val="00282CF9"/>
    <w:rsid w:val="00282DF3"/>
    <w:rsid w:val="002832AB"/>
    <w:rsid w:val="00283A81"/>
    <w:rsid w:val="00283C80"/>
    <w:rsid w:val="00283E26"/>
    <w:rsid w:val="00283F73"/>
    <w:rsid w:val="00283F9B"/>
    <w:rsid w:val="00284489"/>
    <w:rsid w:val="002844ED"/>
    <w:rsid w:val="002845AB"/>
    <w:rsid w:val="00284695"/>
    <w:rsid w:val="00284AC7"/>
    <w:rsid w:val="00284B4C"/>
    <w:rsid w:val="00284C7D"/>
    <w:rsid w:val="00285051"/>
    <w:rsid w:val="00285225"/>
    <w:rsid w:val="00285283"/>
    <w:rsid w:val="002854F2"/>
    <w:rsid w:val="002856A8"/>
    <w:rsid w:val="0028574A"/>
    <w:rsid w:val="00285FEB"/>
    <w:rsid w:val="0028697E"/>
    <w:rsid w:val="00286AA2"/>
    <w:rsid w:val="00286F2B"/>
    <w:rsid w:val="00287724"/>
    <w:rsid w:val="00287946"/>
    <w:rsid w:val="00287DDC"/>
    <w:rsid w:val="00290958"/>
    <w:rsid w:val="00290A94"/>
    <w:rsid w:val="00290B6A"/>
    <w:rsid w:val="00290FC9"/>
    <w:rsid w:val="0029118B"/>
    <w:rsid w:val="002915CC"/>
    <w:rsid w:val="00291C8E"/>
    <w:rsid w:val="00291EAA"/>
    <w:rsid w:val="002921C8"/>
    <w:rsid w:val="00292409"/>
    <w:rsid w:val="00292C83"/>
    <w:rsid w:val="00292F0C"/>
    <w:rsid w:val="00293275"/>
    <w:rsid w:val="002933EE"/>
    <w:rsid w:val="00293554"/>
    <w:rsid w:val="002938D5"/>
    <w:rsid w:val="002939AE"/>
    <w:rsid w:val="002939F7"/>
    <w:rsid w:val="00293D8F"/>
    <w:rsid w:val="002942C4"/>
    <w:rsid w:val="00294351"/>
    <w:rsid w:val="00294533"/>
    <w:rsid w:val="00294FA1"/>
    <w:rsid w:val="00295233"/>
    <w:rsid w:val="002954D3"/>
    <w:rsid w:val="00295974"/>
    <w:rsid w:val="00295B00"/>
    <w:rsid w:val="0029657B"/>
    <w:rsid w:val="0029678E"/>
    <w:rsid w:val="0029687C"/>
    <w:rsid w:val="002969E2"/>
    <w:rsid w:val="00296DC4"/>
    <w:rsid w:val="00296F9B"/>
    <w:rsid w:val="00297465"/>
    <w:rsid w:val="002A0150"/>
    <w:rsid w:val="002A076E"/>
    <w:rsid w:val="002A0EB3"/>
    <w:rsid w:val="002A0FC9"/>
    <w:rsid w:val="002A1408"/>
    <w:rsid w:val="002A14A9"/>
    <w:rsid w:val="002A1C2C"/>
    <w:rsid w:val="002A1C90"/>
    <w:rsid w:val="002A1DF7"/>
    <w:rsid w:val="002A2078"/>
    <w:rsid w:val="002A23FE"/>
    <w:rsid w:val="002A2C33"/>
    <w:rsid w:val="002A2F40"/>
    <w:rsid w:val="002A3191"/>
    <w:rsid w:val="002A33D8"/>
    <w:rsid w:val="002A360E"/>
    <w:rsid w:val="002A3645"/>
    <w:rsid w:val="002A380F"/>
    <w:rsid w:val="002A38FD"/>
    <w:rsid w:val="002A39AC"/>
    <w:rsid w:val="002A4063"/>
    <w:rsid w:val="002A42F1"/>
    <w:rsid w:val="002A46FA"/>
    <w:rsid w:val="002A526B"/>
    <w:rsid w:val="002A54D6"/>
    <w:rsid w:val="002A5C1D"/>
    <w:rsid w:val="002A5CE8"/>
    <w:rsid w:val="002A5F26"/>
    <w:rsid w:val="002A6151"/>
    <w:rsid w:val="002A68A0"/>
    <w:rsid w:val="002A696D"/>
    <w:rsid w:val="002A6B35"/>
    <w:rsid w:val="002A7226"/>
    <w:rsid w:val="002A7688"/>
    <w:rsid w:val="002A77A3"/>
    <w:rsid w:val="002A7A15"/>
    <w:rsid w:val="002B0D38"/>
    <w:rsid w:val="002B1D4D"/>
    <w:rsid w:val="002B232B"/>
    <w:rsid w:val="002B2486"/>
    <w:rsid w:val="002B25A1"/>
    <w:rsid w:val="002B2733"/>
    <w:rsid w:val="002B2F10"/>
    <w:rsid w:val="002B3565"/>
    <w:rsid w:val="002B3989"/>
    <w:rsid w:val="002B3DA4"/>
    <w:rsid w:val="002B3F64"/>
    <w:rsid w:val="002B4155"/>
    <w:rsid w:val="002B42C2"/>
    <w:rsid w:val="002B435C"/>
    <w:rsid w:val="002B4734"/>
    <w:rsid w:val="002B4837"/>
    <w:rsid w:val="002B49DF"/>
    <w:rsid w:val="002B51E2"/>
    <w:rsid w:val="002B56F2"/>
    <w:rsid w:val="002B5F84"/>
    <w:rsid w:val="002B6101"/>
    <w:rsid w:val="002B627F"/>
    <w:rsid w:val="002B63DA"/>
    <w:rsid w:val="002B6924"/>
    <w:rsid w:val="002B6C96"/>
    <w:rsid w:val="002B6E47"/>
    <w:rsid w:val="002B6F57"/>
    <w:rsid w:val="002B73D0"/>
    <w:rsid w:val="002B7574"/>
    <w:rsid w:val="002B7670"/>
    <w:rsid w:val="002B7835"/>
    <w:rsid w:val="002B7D19"/>
    <w:rsid w:val="002B7E58"/>
    <w:rsid w:val="002C03AA"/>
    <w:rsid w:val="002C0A32"/>
    <w:rsid w:val="002C0AAF"/>
    <w:rsid w:val="002C0C8E"/>
    <w:rsid w:val="002C102C"/>
    <w:rsid w:val="002C12BC"/>
    <w:rsid w:val="002C15DA"/>
    <w:rsid w:val="002C1E2A"/>
    <w:rsid w:val="002C1E76"/>
    <w:rsid w:val="002C207B"/>
    <w:rsid w:val="002C215E"/>
    <w:rsid w:val="002C2259"/>
    <w:rsid w:val="002C2391"/>
    <w:rsid w:val="002C24F7"/>
    <w:rsid w:val="002C2935"/>
    <w:rsid w:val="002C29AF"/>
    <w:rsid w:val="002C34A1"/>
    <w:rsid w:val="002C35B6"/>
    <w:rsid w:val="002C36ED"/>
    <w:rsid w:val="002C3DCB"/>
    <w:rsid w:val="002C3E4A"/>
    <w:rsid w:val="002C4276"/>
    <w:rsid w:val="002C43B0"/>
    <w:rsid w:val="002C47BA"/>
    <w:rsid w:val="002C4F2A"/>
    <w:rsid w:val="002C50A2"/>
    <w:rsid w:val="002C569E"/>
    <w:rsid w:val="002C586D"/>
    <w:rsid w:val="002C5A89"/>
    <w:rsid w:val="002C6178"/>
    <w:rsid w:val="002C655E"/>
    <w:rsid w:val="002C6BF1"/>
    <w:rsid w:val="002C7A3A"/>
    <w:rsid w:val="002C7A72"/>
    <w:rsid w:val="002C7D83"/>
    <w:rsid w:val="002D03A7"/>
    <w:rsid w:val="002D09DC"/>
    <w:rsid w:val="002D0B2C"/>
    <w:rsid w:val="002D105D"/>
    <w:rsid w:val="002D1248"/>
    <w:rsid w:val="002D14D1"/>
    <w:rsid w:val="002D1683"/>
    <w:rsid w:val="002D17E6"/>
    <w:rsid w:val="002D20EA"/>
    <w:rsid w:val="002D218A"/>
    <w:rsid w:val="002D2472"/>
    <w:rsid w:val="002D297D"/>
    <w:rsid w:val="002D2C9E"/>
    <w:rsid w:val="002D2DD6"/>
    <w:rsid w:val="002D2EB8"/>
    <w:rsid w:val="002D2EF4"/>
    <w:rsid w:val="002D32F8"/>
    <w:rsid w:val="002D3819"/>
    <w:rsid w:val="002D3BA9"/>
    <w:rsid w:val="002D3C9C"/>
    <w:rsid w:val="002D3CA3"/>
    <w:rsid w:val="002D3FB4"/>
    <w:rsid w:val="002D4174"/>
    <w:rsid w:val="002D420F"/>
    <w:rsid w:val="002D4A45"/>
    <w:rsid w:val="002D4B09"/>
    <w:rsid w:val="002D524A"/>
    <w:rsid w:val="002D5FDC"/>
    <w:rsid w:val="002D6034"/>
    <w:rsid w:val="002D6263"/>
    <w:rsid w:val="002D6284"/>
    <w:rsid w:val="002D6AB6"/>
    <w:rsid w:val="002D6EAF"/>
    <w:rsid w:val="002D7290"/>
    <w:rsid w:val="002D797B"/>
    <w:rsid w:val="002E010E"/>
    <w:rsid w:val="002E034F"/>
    <w:rsid w:val="002E0416"/>
    <w:rsid w:val="002E045C"/>
    <w:rsid w:val="002E0657"/>
    <w:rsid w:val="002E07CB"/>
    <w:rsid w:val="002E09C9"/>
    <w:rsid w:val="002E0BFC"/>
    <w:rsid w:val="002E0D67"/>
    <w:rsid w:val="002E0FFF"/>
    <w:rsid w:val="002E1033"/>
    <w:rsid w:val="002E140E"/>
    <w:rsid w:val="002E146D"/>
    <w:rsid w:val="002E1478"/>
    <w:rsid w:val="002E15C1"/>
    <w:rsid w:val="002E1825"/>
    <w:rsid w:val="002E1F32"/>
    <w:rsid w:val="002E215D"/>
    <w:rsid w:val="002E2226"/>
    <w:rsid w:val="002E2778"/>
    <w:rsid w:val="002E2B7A"/>
    <w:rsid w:val="002E2EFD"/>
    <w:rsid w:val="002E464B"/>
    <w:rsid w:val="002E4761"/>
    <w:rsid w:val="002E4814"/>
    <w:rsid w:val="002E4AF3"/>
    <w:rsid w:val="002E4AFF"/>
    <w:rsid w:val="002E58DB"/>
    <w:rsid w:val="002E5962"/>
    <w:rsid w:val="002E5B35"/>
    <w:rsid w:val="002E61AB"/>
    <w:rsid w:val="002E635B"/>
    <w:rsid w:val="002E64E0"/>
    <w:rsid w:val="002E6AB4"/>
    <w:rsid w:val="002F08FA"/>
    <w:rsid w:val="002F0988"/>
    <w:rsid w:val="002F0C58"/>
    <w:rsid w:val="002F0DA4"/>
    <w:rsid w:val="002F1144"/>
    <w:rsid w:val="002F1223"/>
    <w:rsid w:val="002F127C"/>
    <w:rsid w:val="002F14F5"/>
    <w:rsid w:val="002F172C"/>
    <w:rsid w:val="002F17BD"/>
    <w:rsid w:val="002F1AC7"/>
    <w:rsid w:val="002F1D21"/>
    <w:rsid w:val="002F25A0"/>
    <w:rsid w:val="002F2DBB"/>
    <w:rsid w:val="002F2F33"/>
    <w:rsid w:val="002F35ED"/>
    <w:rsid w:val="002F3862"/>
    <w:rsid w:val="002F49C7"/>
    <w:rsid w:val="002F4D19"/>
    <w:rsid w:val="002F50B6"/>
    <w:rsid w:val="002F5142"/>
    <w:rsid w:val="002F5623"/>
    <w:rsid w:val="002F571D"/>
    <w:rsid w:val="002F59A7"/>
    <w:rsid w:val="002F59EE"/>
    <w:rsid w:val="002F5C12"/>
    <w:rsid w:val="002F5E1C"/>
    <w:rsid w:val="002F6136"/>
    <w:rsid w:val="002F62FD"/>
    <w:rsid w:val="002F68E8"/>
    <w:rsid w:val="002F7372"/>
    <w:rsid w:val="002F7BC6"/>
    <w:rsid w:val="003005B9"/>
    <w:rsid w:val="003005F7"/>
    <w:rsid w:val="00300636"/>
    <w:rsid w:val="003008D2"/>
    <w:rsid w:val="00300A09"/>
    <w:rsid w:val="00300C4F"/>
    <w:rsid w:val="00300EEE"/>
    <w:rsid w:val="00300FDF"/>
    <w:rsid w:val="00301CFF"/>
    <w:rsid w:val="00302011"/>
    <w:rsid w:val="003022D9"/>
    <w:rsid w:val="0030249A"/>
    <w:rsid w:val="00302774"/>
    <w:rsid w:val="00302BB7"/>
    <w:rsid w:val="00302D31"/>
    <w:rsid w:val="00302EA9"/>
    <w:rsid w:val="0030314C"/>
    <w:rsid w:val="00303346"/>
    <w:rsid w:val="003034D4"/>
    <w:rsid w:val="003045D5"/>
    <w:rsid w:val="00304A00"/>
    <w:rsid w:val="003055ED"/>
    <w:rsid w:val="003056C2"/>
    <w:rsid w:val="003058C4"/>
    <w:rsid w:val="00305CA8"/>
    <w:rsid w:val="00306458"/>
    <w:rsid w:val="00306767"/>
    <w:rsid w:val="0030705E"/>
    <w:rsid w:val="00307200"/>
    <w:rsid w:val="0030728D"/>
    <w:rsid w:val="003072D5"/>
    <w:rsid w:val="003076D2"/>
    <w:rsid w:val="00307941"/>
    <w:rsid w:val="00307B64"/>
    <w:rsid w:val="00307C7B"/>
    <w:rsid w:val="003100C9"/>
    <w:rsid w:val="00310153"/>
    <w:rsid w:val="003104DC"/>
    <w:rsid w:val="00310C09"/>
    <w:rsid w:val="003113E6"/>
    <w:rsid w:val="003117DA"/>
    <w:rsid w:val="003119DC"/>
    <w:rsid w:val="00311E6C"/>
    <w:rsid w:val="00312114"/>
    <w:rsid w:val="003124CC"/>
    <w:rsid w:val="003129A2"/>
    <w:rsid w:val="00312B1C"/>
    <w:rsid w:val="00312E9D"/>
    <w:rsid w:val="00312FC0"/>
    <w:rsid w:val="00313003"/>
    <w:rsid w:val="00313061"/>
    <w:rsid w:val="0031321C"/>
    <w:rsid w:val="0031387F"/>
    <w:rsid w:val="00314002"/>
    <w:rsid w:val="0031401D"/>
    <w:rsid w:val="00314331"/>
    <w:rsid w:val="0031439F"/>
    <w:rsid w:val="00315970"/>
    <w:rsid w:val="00316588"/>
    <w:rsid w:val="0031688F"/>
    <w:rsid w:val="00316BE3"/>
    <w:rsid w:val="00316D6A"/>
    <w:rsid w:val="00316EA0"/>
    <w:rsid w:val="003177F9"/>
    <w:rsid w:val="00317829"/>
    <w:rsid w:val="00317AE8"/>
    <w:rsid w:val="00317B42"/>
    <w:rsid w:val="00317B66"/>
    <w:rsid w:val="00317E89"/>
    <w:rsid w:val="003200B7"/>
    <w:rsid w:val="00321EC6"/>
    <w:rsid w:val="003222EA"/>
    <w:rsid w:val="00322ABF"/>
    <w:rsid w:val="00322F02"/>
    <w:rsid w:val="00322F85"/>
    <w:rsid w:val="003239E0"/>
    <w:rsid w:val="00323A0A"/>
    <w:rsid w:val="00323C7D"/>
    <w:rsid w:val="00323DB6"/>
    <w:rsid w:val="0032472E"/>
    <w:rsid w:val="00324A47"/>
    <w:rsid w:val="00324D43"/>
    <w:rsid w:val="003250AD"/>
    <w:rsid w:val="003253BE"/>
    <w:rsid w:val="00325755"/>
    <w:rsid w:val="00325AA1"/>
    <w:rsid w:val="003260F6"/>
    <w:rsid w:val="00326649"/>
    <w:rsid w:val="003266B0"/>
    <w:rsid w:val="00326712"/>
    <w:rsid w:val="00326A18"/>
    <w:rsid w:val="0032723B"/>
    <w:rsid w:val="00327887"/>
    <w:rsid w:val="00327A6B"/>
    <w:rsid w:val="00327C76"/>
    <w:rsid w:val="00327D51"/>
    <w:rsid w:val="0033027C"/>
    <w:rsid w:val="00330810"/>
    <w:rsid w:val="00330DA5"/>
    <w:rsid w:val="00330DF8"/>
    <w:rsid w:val="00330F4B"/>
    <w:rsid w:val="003315B6"/>
    <w:rsid w:val="003319C6"/>
    <w:rsid w:val="00331B74"/>
    <w:rsid w:val="00331BAD"/>
    <w:rsid w:val="00331E03"/>
    <w:rsid w:val="00331EDA"/>
    <w:rsid w:val="003327BB"/>
    <w:rsid w:val="00332B4F"/>
    <w:rsid w:val="00332D13"/>
    <w:rsid w:val="0033326C"/>
    <w:rsid w:val="00333429"/>
    <w:rsid w:val="00334074"/>
    <w:rsid w:val="003344CA"/>
    <w:rsid w:val="00334500"/>
    <w:rsid w:val="00334CBD"/>
    <w:rsid w:val="00334CCF"/>
    <w:rsid w:val="003350CF"/>
    <w:rsid w:val="003356F9"/>
    <w:rsid w:val="0033584C"/>
    <w:rsid w:val="00335910"/>
    <w:rsid w:val="00335E51"/>
    <w:rsid w:val="0033609A"/>
    <w:rsid w:val="003361F2"/>
    <w:rsid w:val="003364CA"/>
    <w:rsid w:val="0033681E"/>
    <w:rsid w:val="00336D1A"/>
    <w:rsid w:val="0033703F"/>
    <w:rsid w:val="00337243"/>
    <w:rsid w:val="0033767D"/>
    <w:rsid w:val="00340025"/>
    <w:rsid w:val="003404F8"/>
    <w:rsid w:val="003405AA"/>
    <w:rsid w:val="00340701"/>
    <w:rsid w:val="00341613"/>
    <w:rsid w:val="00341AE0"/>
    <w:rsid w:val="00341B97"/>
    <w:rsid w:val="00341C38"/>
    <w:rsid w:val="00341DF2"/>
    <w:rsid w:val="00342CC4"/>
    <w:rsid w:val="0034317A"/>
    <w:rsid w:val="0034434C"/>
    <w:rsid w:val="003446D1"/>
    <w:rsid w:val="00344CBA"/>
    <w:rsid w:val="0034502A"/>
    <w:rsid w:val="00345664"/>
    <w:rsid w:val="0034580C"/>
    <w:rsid w:val="00345B0A"/>
    <w:rsid w:val="00345BC3"/>
    <w:rsid w:val="00345C2C"/>
    <w:rsid w:val="00345EE7"/>
    <w:rsid w:val="00346163"/>
    <w:rsid w:val="00346518"/>
    <w:rsid w:val="003466D8"/>
    <w:rsid w:val="00346829"/>
    <w:rsid w:val="00347DE1"/>
    <w:rsid w:val="003502CB"/>
    <w:rsid w:val="00350423"/>
    <w:rsid w:val="00350FDE"/>
    <w:rsid w:val="003511D0"/>
    <w:rsid w:val="0035120F"/>
    <w:rsid w:val="00351482"/>
    <w:rsid w:val="003522D3"/>
    <w:rsid w:val="0035239D"/>
    <w:rsid w:val="003525B6"/>
    <w:rsid w:val="003526D0"/>
    <w:rsid w:val="003528CB"/>
    <w:rsid w:val="00352C1C"/>
    <w:rsid w:val="00353082"/>
    <w:rsid w:val="00353759"/>
    <w:rsid w:val="00353778"/>
    <w:rsid w:val="00353931"/>
    <w:rsid w:val="00353ABB"/>
    <w:rsid w:val="00353CF7"/>
    <w:rsid w:val="00353E7F"/>
    <w:rsid w:val="00353EF7"/>
    <w:rsid w:val="00354322"/>
    <w:rsid w:val="00354750"/>
    <w:rsid w:val="003552C2"/>
    <w:rsid w:val="003556F7"/>
    <w:rsid w:val="00355714"/>
    <w:rsid w:val="00356103"/>
    <w:rsid w:val="003562B5"/>
    <w:rsid w:val="0035633E"/>
    <w:rsid w:val="00356557"/>
    <w:rsid w:val="003565AC"/>
    <w:rsid w:val="003567AB"/>
    <w:rsid w:val="00356831"/>
    <w:rsid w:val="00357964"/>
    <w:rsid w:val="00357D03"/>
    <w:rsid w:val="00360169"/>
    <w:rsid w:val="0036054A"/>
    <w:rsid w:val="00360563"/>
    <w:rsid w:val="00360622"/>
    <w:rsid w:val="003609DD"/>
    <w:rsid w:val="00360C3E"/>
    <w:rsid w:val="003610F7"/>
    <w:rsid w:val="003614AB"/>
    <w:rsid w:val="00361FA7"/>
    <w:rsid w:val="003620DD"/>
    <w:rsid w:val="0036226C"/>
    <w:rsid w:val="00362793"/>
    <w:rsid w:val="00362A70"/>
    <w:rsid w:val="00362E60"/>
    <w:rsid w:val="00362EED"/>
    <w:rsid w:val="0036345A"/>
    <w:rsid w:val="00363AF1"/>
    <w:rsid w:val="00363B12"/>
    <w:rsid w:val="00364417"/>
    <w:rsid w:val="003646FA"/>
    <w:rsid w:val="0036493A"/>
    <w:rsid w:val="003649F8"/>
    <w:rsid w:val="00364F80"/>
    <w:rsid w:val="00364F87"/>
    <w:rsid w:val="00365351"/>
    <w:rsid w:val="003657FA"/>
    <w:rsid w:val="0036582E"/>
    <w:rsid w:val="00365B21"/>
    <w:rsid w:val="003660AF"/>
    <w:rsid w:val="00366449"/>
    <w:rsid w:val="00366A4F"/>
    <w:rsid w:val="00366D3E"/>
    <w:rsid w:val="00367019"/>
    <w:rsid w:val="0036722C"/>
    <w:rsid w:val="00367884"/>
    <w:rsid w:val="00367C5A"/>
    <w:rsid w:val="00370055"/>
    <w:rsid w:val="00370223"/>
    <w:rsid w:val="00370412"/>
    <w:rsid w:val="00370500"/>
    <w:rsid w:val="0037071E"/>
    <w:rsid w:val="003707DB"/>
    <w:rsid w:val="00370BC5"/>
    <w:rsid w:val="00370EC4"/>
    <w:rsid w:val="0037130A"/>
    <w:rsid w:val="00371CA3"/>
    <w:rsid w:val="00371DA9"/>
    <w:rsid w:val="003720C5"/>
    <w:rsid w:val="00372592"/>
    <w:rsid w:val="00372B0E"/>
    <w:rsid w:val="00372BAA"/>
    <w:rsid w:val="00372BC4"/>
    <w:rsid w:val="003731CC"/>
    <w:rsid w:val="00373918"/>
    <w:rsid w:val="0037415A"/>
    <w:rsid w:val="00374595"/>
    <w:rsid w:val="0037459F"/>
    <w:rsid w:val="0037465B"/>
    <w:rsid w:val="003748F3"/>
    <w:rsid w:val="00374CB7"/>
    <w:rsid w:val="0037529B"/>
    <w:rsid w:val="003753F3"/>
    <w:rsid w:val="003761AB"/>
    <w:rsid w:val="00376C23"/>
    <w:rsid w:val="00377612"/>
    <w:rsid w:val="003776C9"/>
    <w:rsid w:val="00377954"/>
    <w:rsid w:val="0037795D"/>
    <w:rsid w:val="00377A72"/>
    <w:rsid w:val="00377AC5"/>
    <w:rsid w:val="0038007A"/>
    <w:rsid w:val="00380670"/>
    <w:rsid w:val="00380B1E"/>
    <w:rsid w:val="00380BB2"/>
    <w:rsid w:val="00380DDB"/>
    <w:rsid w:val="00381732"/>
    <w:rsid w:val="00381BEA"/>
    <w:rsid w:val="00381DE4"/>
    <w:rsid w:val="00381E77"/>
    <w:rsid w:val="003824C4"/>
    <w:rsid w:val="003827EA"/>
    <w:rsid w:val="00382D72"/>
    <w:rsid w:val="00383567"/>
    <w:rsid w:val="00383918"/>
    <w:rsid w:val="00383BAC"/>
    <w:rsid w:val="00383C06"/>
    <w:rsid w:val="003842EB"/>
    <w:rsid w:val="00384304"/>
    <w:rsid w:val="0038442B"/>
    <w:rsid w:val="003846F1"/>
    <w:rsid w:val="00384700"/>
    <w:rsid w:val="0038488C"/>
    <w:rsid w:val="00384975"/>
    <w:rsid w:val="00384D1A"/>
    <w:rsid w:val="00384F31"/>
    <w:rsid w:val="0038500E"/>
    <w:rsid w:val="00385974"/>
    <w:rsid w:val="00386145"/>
    <w:rsid w:val="003866A4"/>
    <w:rsid w:val="003869E2"/>
    <w:rsid w:val="00386AF8"/>
    <w:rsid w:val="00386B74"/>
    <w:rsid w:val="00386FCD"/>
    <w:rsid w:val="00387435"/>
    <w:rsid w:val="0038759A"/>
    <w:rsid w:val="00387708"/>
    <w:rsid w:val="003878DE"/>
    <w:rsid w:val="00387994"/>
    <w:rsid w:val="003879B8"/>
    <w:rsid w:val="003901AE"/>
    <w:rsid w:val="003905A4"/>
    <w:rsid w:val="0039097D"/>
    <w:rsid w:val="00390BFF"/>
    <w:rsid w:val="00390E73"/>
    <w:rsid w:val="00391050"/>
    <w:rsid w:val="003910DB"/>
    <w:rsid w:val="0039117E"/>
    <w:rsid w:val="00391426"/>
    <w:rsid w:val="00391939"/>
    <w:rsid w:val="00391E82"/>
    <w:rsid w:val="0039204C"/>
    <w:rsid w:val="003931C2"/>
    <w:rsid w:val="00393268"/>
    <w:rsid w:val="0039381E"/>
    <w:rsid w:val="00394808"/>
    <w:rsid w:val="00394B24"/>
    <w:rsid w:val="00394C31"/>
    <w:rsid w:val="003950B4"/>
    <w:rsid w:val="0039526B"/>
    <w:rsid w:val="00395E1E"/>
    <w:rsid w:val="003967DD"/>
    <w:rsid w:val="003968BC"/>
    <w:rsid w:val="003968E5"/>
    <w:rsid w:val="00396C2C"/>
    <w:rsid w:val="00396E96"/>
    <w:rsid w:val="003977CF"/>
    <w:rsid w:val="00397B60"/>
    <w:rsid w:val="00397B95"/>
    <w:rsid w:val="003A00ED"/>
    <w:rsid w:val="003A1512"/>
    <w:rsid w:val="003A17D5"/>
    <w:rsid w:val="003A1987"/>
    <w:rsid w:val="003A2324"/>
    <w:rsid w:val="003A233D"/>
    <w:rsid w:val="003A25A6"/>
    <w:rsid w:val="003A25BE"/>
    <w:rsid w:val="003A2DF7"/>
    <w:rsid w:val="003A2E10"/>
    <w:rsid w:val="003A2FE6"/>
    <w:rsid w:val="003A3244"/>
    <w:rsid w:val="003A35C7"/>
    <w:rsid w:val="003A3611"/>
    <w:rsid w:val="003A3987"/>
    <w:rsid w:val="003A45EE"/>
    <w:rsid w:val="003A4791"/>
    <w:rsid w:val="003A4CD2"/>
    <w:rsid w:val="003A511A"/>
    <w:rsid w:val="003A5141"/>
    <w:rsid w:val="003A51F2"/>
    <w:rsid w:val="003A5C32"/>
    <w:rsid w:val="003A5F94"/>
    <w:rsid w:val="003A6416"/>
    <w:rsid w:val="003A6490"/>
    <w:rsid w:val="003A69B6"/>
    <w:rsid w:val="003A6CDA"/>
    <w:rsid w:val="003A70D9"/>
    <w:rsid w:val="003A7CA9"/>
    <w:rsid w:val="003A7CE5"/>
    <w:rsid w:val="003B0049"/>
    <w:rsid w:val="003B0C87"/>
    <w:rsid w:val="003B0CEA"/>
    <w:rsid w:val="003B12AD"/>
    <w:rsid w:val="003B14CE"/>
    <w:rsid w:val="003B2070"/>
    <w:rsid w:val="003B2357"/>
    <w:rsid w:val="003B2389"/>
    <w:rsid w:val="003B2F32"/>
    <w:rsid w:val="003B300E"/>
    <w:rsid w:val="003B3078"/>
    <w:rsid w:val="003B3474"/>
    <w:rsid w:val="003B38B5"/>
    <w:rsid w:val="003B38D0"/>
    <w:rsid w:val="003B4075"/>
    <w:rsid w:val="003B43A6"/>
    <w:rsid w:val="003B43EC"/>
    <w:rsid w:val="003B4758"/>
    <w:rsid w:val="003B4959"/>
    <w:rsid w:val="003B4F60"/>
    <w:rsid w:val="003B55E5"/>
    <w:rsid w:val="003B58AF"/>
    <w:rsid w:val="003B5D8B"/>
    <w:rsid w:val="003B604D"/>
    <w:rsid w:val="003B61B3"/>
    <w:rsid w:val="003B65E1"/>
    <w:rsid w:val="003B673C"/>
    <w:rsid w:val="003B682B"/>
    <w:rsid w:val="003B6A0F"/>
    <w:rsid w:val="003B6BE1"/>
    <w:rsid w:val="003B72CD"/>
    <w:rsid w:val="003B731F"/>
    <w:rsid w:val="003B769F"/>
    <w:rsid w:val="003B7BED"/>
    <w:rsid w:val="003B7F62"/>
    <w:rsid w:val="003B7FFC"/>
    <w:rsid w:val="003C0FA0"/>
    <w:rsid w:val="003C1011"/>
    <w:rsid w:val="003C1393"/>
    <w:rsid w:val="003C17A4"/>
    <w:rsid w:val="003C2731"/>
    <w:rsid w:val="003C27EE"/>
    <w:rsid w:val="003C283D"/>
    <w:rsid w:val="003C3088"/>
    <w:rsid w:val="003C31FF"/>
    <w:rsid w:val="003C33F3"/>
    <w:rsid w:val="003C3F13"/>
    <w:rsid w:val="003C4208"/>
    <w:rsid w:val="003C4F35"/>
    <w:rsid w:val="003C4F57"/>
    <w:rsid w:val="003C5063"/>
    <w:rsid w:val="003C50AB"/>
    <w:rsid w:val="003C50C2"/>
    <w:rsid w:val="003C51CF"/>
    <w:rsid w:val="003C5714"/>
    <w:rsid w:val="003C5875"/>
    <w:rsid w:val="003C6223"/>
    <w:rsid w:val="003C6758"/>
    <w:rsid w:val="003C67DE"/>
    <w:rsid w:val="003C68A8"/>
    <w:rsid w:val="003C6A43"/>
    <w:rsid w:val="003C6D52"/>
    <w:rsid w:val="003C6FA8"/>
    <w:rsid w:val="003C7145"/>
    <w:rsid w:val="003C7810"/>
    <w:rsid w:val="003C78D3"/>
    <w:rsid w:val="003C7989"/>
    <w:rsid w:val="003C7A46"/>
    <w:rsid w:val="003D039C"/>
    <w:rsid w:val="003D06E9"/>
    <w:rsid w:val="003D1431"/>
    <w:rsid w:val="003D21EB"/>
    <w:rsid w:val="003D290D"/>
    <w:rsid w:val="003D2C7E"/>
    <w:rsid w:val="003D2DC1"/>
    <w:rsid w:val="003D2E7F"/>
    <w:rsid w:val="003D2E8D"/>
    <w:rsid w:val="003D2F10"/>
    <w:rsid w:val="003D3B63"/>
    <w:rsid w:val="003D3DE3"/>
    <w:rsid w:val="003D3E47"/>
    <w:rsid w:val="003D40F7"/>
    <w:rsid w:val="003D452D"/>
    <w:rsid w:val="003D480B"/>
    <w:rsid w:val="003D4B0C"/>
    <w:rsid w:val="003D4FE3"/>
    <w:rsid w:val="003D51DE"/>
    <w:rsid w:val="003D52A3"/>
    <w:rsid w:val="003D5AA7"/>
    <w:rsid w:val="003D5E4D"/>
    <w:rsid w:val="003D6581"/>
    <w:rsid w:val="003D6C35"/>
    <w:rsid w:val="003D6EB0"/>
    <w:rsid w:val="003D7059"/>
    <w:rsid w:val="003D70C9"/>
    <w:rsid w:val="003D71EC"/>
    <w:rsid w:val="003D72FF"/>
    <w:rsid w:val="003D7446"/>
    <w:rsid w:val="003D7EEB"/>
    <w:rsid w:val="003D7EF7"/>
    <w:rsid w:val="003D7F02"/>
    <w:rsid w:val="003E02BA"/>
    <w:rsid w:val="003E0A37"/>
    <w:rsid w:val="003E0C52"/>
    <w:rsid w:val="003E0F05"/>
    <w:rsid w:val="003E1186"/>
    <w:rsid w:val="003E18D2"/>
    <w:rsid w:val="003E1BDA"/>
    <w:rsid w:val="003E1F85"/>
    <w:rsid w:val="003E1FF7"/>
    <w:rsid w:val="003E2893"/>
    <w:rsid w:val="003E2B18"/>
    <w:rsid w:val="003E31E2"/>
    <w:rsid w:val="003E324C"/>
    <w:rsid w:val="003E3680"/>
    <w:rsid w:val="003E3710"/>
    <w:rsid w:val="003E37B4"/>
    <w:rsid w:val="003E3A3C"/>
    <w:rsid w:val="003E3A42"/>
    <w:rsid w:val="003E3A9D"/>
    <w:rsid w:val="003E3E77"/>
    <w:rsid w:val="003E3ED6"/>
    <w:rsid w:val="003E4348"/>
    <w:rsid w:val="003E458C"/>
    <w:rsid w:val="003E4659"/>
    <w:rsid w:val="003E4766"/>
    <w:rsid w:val="003E532E"/>
    <w:rsid w:val="003E6368"/>
    <w:rsid w:val="003E691A"/>
    <w:rsid w:val="003E7036"/>
    <w:rsid w:val="003E7297"/>
    <w:rsid w:val="003E731D"/>
    <w:rsid w:val="003E75D0"/>
    <w:rsid w:val="003E7710"/>
    <w:rsid w:val="003E776E"/>
    <w:rsid w:val="003E7A93"/>
    <w:rsid w:val="003E7FE6"/>
    <w:rsid w:val="003F003D"/>
    <w:rsid w:val="003F0086"/>
    <w:rsid w:val="003F02D7"/>
    <w:rsid w:val="003F02F9"/>
    <w:rsid w:val="003F0376"/>
    <w:rsid w:val="003F08E2"/>
    <w:rsid w:val="003F135C"/>
    <w:rsid w:val="003F1521"/>
    <w:rsid w:val="003F16A9"/>
    <w:rsid w:val="003F1759"/>
    <w:rsid w:val="003F17F9"/>
    <w:rsid w:val="003F198E"/>
    <w:rsid w:val="003F1A47"/>
    <w:rsid w:val="003F1D52"/>
    <w:rsid w:val="003F1E9B"/>
    <w:rsid w:val="003F2741"/>
    <w:rsid w:val="003F28CA"/>
    <w:rsid w:val="003F305C"/>
    <w:rsid w:val="003F30F8"/>
    <w:rsid w:val="003F3448"/>
    <w:rsid w:val="003F3EBE"/>
    <w:rsid w:val="003F463D"/>
    <w:rsid w:val="003F4640"/>
    <w:rsid w:val="003F47D6"/>
    <w:rsid w:val="003F4A27"/>
    <w:rsid w:val="003F524C"/>
    <w:rsid w:val="003F55C8"/>
    <w:rsid w:val="003F61E5"/>
    <w:rsid w:val="003F6267"/>
    <w:rsid w:val="003F68E4"/>
    <w:rsid w:val="003F6F42"/>
    <w:rsid w:val="003F70C9"/>
    <w:rsid w:val="003F76B3"/>
    <w:rsid w:val="003F77F1"/>
    <w:rsid w:val="003F7F39"/>
    <w:rsid w:val="00400021"/>
    <w:rsid w:val="0040006E"/>
    <w:rsid w:val="00400B68"/>
    <w:rsid w:val="00400FDF"/>
    <w:rsid w:val="00401BD4"/>
    <w:rsid w:val="00402E4A"/>
    <w:rsid w:val="00402EF3"/>
    <w:rsid w:val="004036EF"/>
    <w:rsid w:val="0040377A"/>
    <w:rsid w:val="00403904"/>
    <w:rsid w:val="00403D33"/>
    <w:rsid w:val="00403DCF"/>
    <w:rsid w:val="0040408F"/>
    <w:rsid w:val="0040415E"/>
    <w:rsid w:val="004043CA"/>
    <w:rsid w:val="0040480D"/>
    <w:rsid w:val="00404A61"/>
    <w:rsid w:val="004057E0"/>
    <w:rsid w:val="00405A01"/>
    <w:rsid w:val="00405B78"/>
    <w:rsid w:val="00406EDD"/>
    <w:rsid w:val="00406F99"/>
    <w:rsid w:val="00407249"/>
    <w:rsid w:val="004073DB"/>
    <w:rsid w:val="00407453"/>
    <w:rsid w:val="00407837"/>
    <w:rsid w:val="00407991"/>
    <w:rsid w:val="004079AF"/>
    <w:rsid w:val="004109C7"/>
    <w:rsid w:val="00410E57"/>
    <w:rsid w:val="004115F5"/>
    <w:rsid w:val="004118B8"/>
    <w:rsid w:val="004119CA"/>
    <w:rsid w:val="004119CB"/>
    <w:rsid w:val="00412579"/>
    <w:rsid w:val="00412625"/>
    <w:rsid w:val="004126F3"/>
    <w:rsid w:val="00412851"/>
    <w:rsid w:val="00412D03"/>
    <w:rsid w:val="00412DE9"/>
    <w:rsid w:val="00412E0A"/>
    <w:rsid w:val="004134CA"/>
    <w:rsid w:val="004137AF"/>
    <w:rsid w:val="004137FA"/>
    <w:rsid w:val="004145C7"/>
    <w:rsid w:val="0041516F"/>
    <w:rsid w:val="00415259"/>
    <w:rsid w:val="00415349"/>
    <w:rsid w:val="004153DD"/>
    <w:rsid w:val="0041546D"/>
    <w:rsid w:val="004155C9"/>
    <w:rsid w:val="00415629"/>
    <w:rsid w:val="004157A8"/>
    <w:rsid w:val="004157AB"/>
    <w:rsid w:val="00415E75"/>
    <w:rsid w:val="00415EDF"/>
    <w:rsid w:val="004162AB"/>
    <w:rsid w:val="0041647A"/>
    <w:rsid w:val="00416987"/>
    <w:rsid w:val="00416DDF"/>
    <w:rsid w:val="00417206"/>
    <w:rsid w:val="00417895"/>
    <w:rsid w:val="00417FF2"/>
    <w:rsid w:val="00420221"/>
    <w:rsid w:val="00420979"/>
    <w:rsid w:val="00420CF2"/>
    <w:rsid w:val="0042196C"/>
    <w:rsid w:val="004224F1"/>
    <w:rsid w:val="00422B7F"/>
    <w:rsid w:val="00422C66"/>
    <w:rsid w:val="00423015"/>
    <w:rsid w:val="00423401"/>
    <w:rsid w:val="00423CDD"/>
    <w:rsid w:val="004243EB"/>
    <w:rsid w:val="004246C9"/>
    <w:rsid w:val="00424703"/>
    <w:rsid w:val="004247BA"/>
    <w:rsid w:val="00424837"/>
    <w:rsid w:val="004248E7"/>
    <w:rsid w:val="004248E9"/>
    <w:rsid w:val="00424908"/>
    <w:rsid w:val="00424C7F"/>
    <w:rsid w:val="00424F0C"/>
    <w:rsid w:val="0042589B"/>
    <w:rsid w:val="00425A12"/>
    <w:rsid w:val="00425C43"/>
    <w:rsid w:val="00425C4E"/>
    <w:rsid w:val="00425EE1"/>
    <w:rsid w:val="0042629C"/>
    <w:rsid w:val="0042640E"/>
    <w:rsid w:val="00426BEB"/>
    <w:rsid w:val="0042712D"/>
    <w:rsid w:val="004271EF"/>
    <w:rsid w:val="004273F7"/>
    <w:rsid w:val="00427932"/>
    <w:rsid w:val="00427AAF"/>
    <w:rsid w:val="00427C3A"/>
    <w:rsid w:val="00430270"/>
    <w:rsid w:val="0043039A"/>
    <w:rsid w:val="004303B6"/>
    <w:rsid w:val="00430DE8"/>
    <w:rsid w:val="004310D9"/>
    <w:rsid w:val="0043168F"/>
    <w:rsid w:val="00431718"/>
    <w:rsid w:val="0043171D"/>
    <w:rsid w:val="004317D6"/>
    <w:rsid w:val="00431862"/>
    <w:rsid w:val="00432220"/>
    <w:rsid w:val="00432563"/>
    <w:rsid w:val="00432817"/>
    <w:rsid w:val="00432DC2"/>
    <w:rsid w:val="00433019"/>
    <w:rsid w:val="004330D8"/>
    <w:rsid w:val="004330FC"/>
    <w:rsid w:val="004337D1"/>
    <w:rsid w:val="004337D2"/>
    <w:rsid w:val="00433D14"/>
    <w:rsid w:val="00434002"/>
    <w:rsid w:val="004341A3"/>
    <w:rsid w:val="004344DB"/>
    <w:rsid w:val="00434651"/>
    <w:rsid w:val="0043469B"/>
    <w:rsid w:val="00434870"/>
    <w:rsid w:val="00434C53"/>
    <w:rsid w:val="00435636"/>
    <w:rsid w:val="00435670"/>
    <w:rsid w:val="004358DB"/>
    <w:rsid w:val="00435C22"/>
    <w:rsid w:val="00435D75"/>
    <w:rsid w:val="00436285"/>
    <w:rsid w:val="004366B1"/>
    <w:rsid w:val="00436BF6"/>
    <w:rsid w:val="00436D27"/>
    <w:rsid w:val="00436F30"/>
    <w:rsid w:val="00436FD2"/>
    <w:rsid w:val="004371FB"/>
    <w:rsid w:val="004372E8"/>
    <w:rsid w:val="004374F3"/>
    <w:rsid w:val="004376E0"/>
    <w:rsid w:val="004403EB"/>
    <w:rsid w:val="004406D2"/>
    <w:rsid w:val="00440B80"/>
    <w:rsid w:val="004411D1"/>
    <w:rsid w:val="00441DA0"/>
    <w:rsid w:val="00441E8C"/>
    <w:rsid w:val="00442284"/>
    <w:rsid w:val="004424B7"/>
    <w:rsid w:val="00442561"/>
    <w:rsid w:val="004427A1"/>
    <w:rsid w:val="0044280A"/>
    <w:rsid w:val="0044286F"/>
    <w:rsid w:val="00442F87"/>
    <w:rsid w:val="0044324A"/>
    <w:rsid w:val="00443661"/>
    <w:rsid w:val="00443A3B"/>
    <w:rsid w:val="00443BD4"/>
    <w:rsid w:val="00443C27"/>
    <w:rsid w:val="00443D08"/>
    <w:rsid w:val="00443E57"/>
    <w:rsid w:val="00443F80"/>
    <w:rsid w:val="004440F1"/>
    <w:rsid w:val="00444A18"/>
    <w:rsid w:val="00444AEA"/>
    <w:rsid w:val="00444AFD"/>
    <w:rsid w:val="004454D9"/>
    <w:rsid w:val="00445862"/>
    <w:rsid w:val="0044599E"/>
    <w:rsid w:val="00446243"/>
    <w:rsid w:val="00446A96"/>
    <w:rsid w:val="00446BCC"/>
    <w:rsid w:val="00446DB5"/>
    <w:rsid w:val="00446E78"/>
    <w:rsid w:val="00446EF8"/>
    <w:rsid w:val="00447105"/>
    <w:rsid w:val="00447586"/>
    <w:rsid w:val="00447716"/>
    <w:rsid w:val="0044780E"/>
    <w:rsid w:val="00447C0E"/>
    <w:rsid w:val="00447E2F"/>
    <w:rsid w:val="00450352"/>
    <w:rsid w:val="00450966"/>
    <w:rsid w:val="00450B78"/>
    <w:rsid w:val="00450CAD"/>
    <w:rsid w:val="00451235"/>
    <w:rsid w:val="00451BD0"/>
    <w:rsid w:val="00452010"/>
    <w:rsid w:val="0045229A"/>
    <w:rsid w:val="0045287E"/>
    <w:rsid w:val="00452C29"/>
    <w:rsid w:val="00452E1F"/>
    <w:rsid w:val="0045321A"/>
    <w:rsid w:val="0045328F"/>
    <w:rsid w:val="00453A01"/>
    <w:rsid w:val="00453C93"/>
    <w:rsid w:val="00453F96"/>
    <w:rsid w:val="00454B10"/>
    <w:rsid w:val="00455999"/>
    <w:rsid w:val="00455DCE"/>
    <w:rsid w:val="00455E0E"/>
    <w:rsid w:val="00456181"/>
    <w:rsid w:val="00456444"/>
    <w:rsid w:val="00456D8F"/>
    <w:rsid w:val="00457325"/>
    <w:rsid w:val="00457509"/>
    <w:rsid w:val="004575DA"/>
    <w:rsid w:val="004575E0"/>
    <w:rsid w:val="00457B88"/>
    <w:rsid w:val="00457EC7"/>
    <w:rsid w:val="00457F4F"/>
    <w:rsid w:val="004603A8"/>
    <w:rsid w:val="0046044D"/>
    <w:rsid w:val="00460708"/>
    <w:rsid w:val="00460744"/>
    <w:rsid w:val="00460ADC"/>
    <w:rsid w:val="00460AF8"/>
    <w:rsid w:val="004613B4"/>
    <w:rsid w:val="004613EE"/>
    <w:rsid w:val="0046153E"/>
    <w:rsid w:val="0046159A"/>
    <w:rsid w:val="00461778"/>
    <w:rsid w:val="00461D7A"/>
    <w:rsid w:val="00462007"/>
    <w:rsid w:val="00462B55"/>
    <w:rsid w:val="00462B70"/>
    <w:rsid w:val="00462E64"/>
    <w:rsid w:val="00463020"/>
    <w:rsid w:val="00463B6B"/>
    <w:rsid w:val="00463D22"/>
    <w:rsid w:val="004641FA"/>
    <w:rsid w:val="0046432A"/>
    <w:rsid w:val="004647BC"/>
    <w:rsid w:val="00464A5B"/>
    <w:rsid w:val="00464D50"/>
    <w:rsid w:val="00464F98"/>
    <w:rsid w:val="00465064"/>
    <w:rsid w:val="004651E3"/>
    <w:rsid w:val="0046567A"/>
    <w:rsid w:val="004657F5"/>
    <w:rsid w:val="00465DA6"/>
    <w:rsid w:val="004663C6"/>
    <w:rsid w:val="004669EC"/>
    <w:rsid w:val="004670FC"/>
    <w:rsid w:val="00467D3A"/>
    <w:rsid w:val="00467D91"/>
    <w:rsid w:val="00467DB4"/>
    <w:rsid w:val="004700BD"/>
    <w:rsid w:val="00470439"/>
    <w:rsid w:val="00470C61"/>
    <w:rsid w:val="004710D4"/>
    <w:rsid w:val="004713C1"/>
    <w:rsid w:val="004715C2"/>
    <w:rsid w:val="00471DBB"/>
    <w:rsid w:val="00471E82"/>
    <w:rsid w:val="00471F1A"/>
    <w:rsid w:val="0047218B"/>
    <w:rsid w:val="004722FC"/>
    <w:rsid w:val="0047314A"/>
    <w:rsid w:val="00473257"/>
    <w:rsid w:val="004736EB"/>
    <w:rsid w:val="00473713"/>
    <w:rsid w:val="00473857"/>
    <w:rsid w:val="004738CE"/>
    <w:rsid w:val="00473DE9"/>
    <w:rsid w:val="004741C0"/>
    <w:rsid w:val="004744B6"/>
    <w:rsid w:val="00474ED3"/>
    <w:rsid w:val="004751F3"/>
    <w:rsid w:val="004752E8"/>
    <w:rsid w:val="004754AE"/>
    <w:rsid w:val="0047554A"/>
    <w:rsid w:val="004755B7"/>
    <w:rsid w:val="0047560C"/>
    <w:rsid w:val="00475C35"/>
    <w:rsid w:val="00475C9B"/>
    <w:rsid w:val="00475EDA"/>
    <w:rsid w:val="00475F9C"/>
    <w:rsid w:val="0047604E"/>
    <w:rsid w:val="00476427"/>
    <w:rsid w:val="0047671F"/>
    <w:rsid w:val="004767BC"/>
    <w:rsid w:val="00476F68"/>
    <w:rsid w:val="00476FE6"/>
    <w:rsid w:val="00476FF8"/>
    <w:rsid w:val="00477363"/>
    <w:rsid w:val="0047753F"/>
    <w:rsid w:val="004778E8"/>
    <w:rsid w:val="0048059B"/>
    <w:rsid w:val="00480A70"/>
    <w:rsid w:val="00481285"/>
    <w:rsid w:val="00481613"/>
    <w:rsid w:val="00481734"/>
    <w:rsid w:val="00482024"/>
    <w:rsid w:val="00482E2F"/>
    <w:rsid w:val="00482E73"/>
    <w:rsid w:val="0048310E"/>
    <w:rsid w:val="00483153"/>
    <w:rsid w:val="004834C5"/>
    <w:rsid w:val="004834E6"/>
    <w:rsid w:val="0048394D"/>
    <w:rsid w:val="00483FC0"/>
    <w:rsid w:val="004840FD"/>
    <w:rsid w:val="0048432C"/>
    <w:rsid w:val="004843EA"/>
    <w:rsid w:val="0048493F"/>
    <w:rsid w:val="00484A91"/>
    <w:rsid w:val="004854BD"/>
    <w:rsid w:val="00485F78"/>
    <w:rsid w:val="004863B0"/>
    <w:rsid w:val="004863F6"/>
    <w:rsid w:val="004866DB"/>
    <w:rsid w:val="0048676C"/>
    <w:rsid w:val="00486878"/>
    <w:rsid w:val="00486DF9"/>
    <w:rsid w:val="004872A4"/>
    <w:rsid w:val="00487840"/>
    <w:rsid w:val="00487B17"/>
    <w:rsid w:val="00487B33"/>
    <w:rsid w:val="00487BFC"/>
    <w:rsid w:val="00487CD5"/>
    <w:rsid w:val="00487D90"/>
    <w:rsid w:val="00490613"/>
    <w:rsid w:val="0049106C"/>
    <w:rsid w:val="00491090"/>
    <w:rsid w:val="004910A4"/>
    <w:rsid w:val="00491240"/>
    <w:rsid w:val="0049152C"/>
    <w:rsid w:val="004918EB"/>
    <w:rsid w:val="00491A80"/>
    <w:rsid w:val="00491C10"/>
    <w:rsid w:val="00491D31"/>
    <w:rsid w:val="00491D43"/>
    <w:rsid w:val="00491DEE"/>
    <w:rsid w:val="00491E32"/>
    <w:rsid w:val="00492451"/>
    <w:rsid w:val="0049245D"/>
    <w:rsid w:val="0049246C"/>
    <w:rsid w:val="004925A7"/>
    <w:rsid w:val="00492921"/>
    <w:rsid w:val="00493222"/>
    <w:rsid w:val="0049390E"/>
    <w:rsid w:val="004940C1"/>
    <w:rsid w:val="00494D8F"/>
    <w:rsid w:val="0049565B"/>
    <w:rsid w:val="004956E1"/>
    <w:rsid w:val="00495E94"/>
    <w:rsid w:val="00495F53"/>
    <w:rsid w:val="0049615E"/>
    <w:rsid w:val="004962E1"/>
    <w:rsid w:val="004963FB"/>
    <w:rsid w:val="004971CE"/>
    <w:rsid w:val="0049720F"/>
    <w:rsid w:val="004973BB"/>
    <w:rsid w:val="00497438"/>
    <w:rsid w:val="00497491"/>
    <w:rsid w:val="00497A0C"/>
    <w:rsid w:val="00497EB2"/>
    <w:rsid w:val="00497EC1"/>
    <w:rsid w:val="004A0368"/>
    <w:rsid w:val="004A069F"/>
    <w:rsid w:val="004A09FE"/>
    <w:rsid w:val="004A0F73"/>
    <w:rsid w:val="004A141C"/>
    <w:rsid w:val="004A1A1D"/>
    <w:rsid w:val="004A1B24"/>
    <w:rsid w:val="004A20DE"/>
    <w:rsid w:val="004A2768"/>
    <w:rsid w:val="004A27C5"/>
    <w:rsid w:val="004A2919"/>
    <w:rsid w:val="004A2C9A"/>
    <w:rsid w:val="004A31E4"/>
    <w:rsid w:val="004A32D3"/>
    <w:rsid w:val="004A366F"/>
    <w:rsid w:val="004A41E3"/>
    <w:rsid w:val="004A4231"/>
    <w:rsid w:val="004A456D"/>
    <w:rsid w:val="004A4A4D"/>
    <w:rsid w:val="004A4A62"/>
    <w:rsid w:val="004A528E"/>
    <w:rsid w:val="004A5934"/>
    <w:rsid w:val="004A5B09"/>
    <w:rsid w:val="004A5E7B"/>
    <w:rsid w:val="004A616A"/>
    <w:rsid w:val="004A638F"/>
    <w:rsid w:val="004A6764"/>
    <w:rsid w:val="004A6B7A"/>
    <w:rsid w:val="004A6C0E"/>
    <w:rsid w:val="004A71A7"/>
    <w:rsid w:val="004A71F5"/>
    <w:rsid w:val="004A75CD"/>
    <w:rsid w:val="004A7C56"/>
    <w:rsid w:val="004B18C7"/>
    <w:rsid w:val="004B1A6F"/>
    <w:rsid w:val="004B24DB"/>
    <w:rsid w:val="004B2662"/>
    <w:rsid w:val="004B2D2F"/>
    <w:rsid w:val="004B2D99"/>
    <w:rsid w:val="004B2E2A"/>
    <w:rsid w:val="004B3098"/>
    <w:rsid w:val="004B3259"/>
    <w:rsid w:val="004B33BD"/>
    <w:rsid w:val="004B3A44"/>
    <w:rsid w:val="004B3AD0"/>
    <w:rsid w:val="004B3E4C"/>
    <w:rsid w:val="004B3F11"/>
    <w:rsid w:val="004B41C2"/>
    <w:rsid w:val="004B4742"/>
    <w:rsid w:val="004B4796"/>
    <w:rsid w:val="004B5E42"/>
    <w:rsid w:val="004B5F45"/>
    <w:rsid w:val="004B6274"/>
    <w:rsid w:val="004B6846"/>
    <w:rsid w:val="004B6A42"/>
    <w:rsid w:val="004B6D8C"/>
    <w:rsid w:val="004B726C"/>
    <w:rsid w:val="004B796C"/>
    <w:rsid w:val="004B7A08"/>
    <w:rsid w:val="004B7DF9"/>
    <w:rsid w:val="004C0726"/>
    <w:rsid w:val="004C0951"/>
    <w:rsid w:val="004C0AB5"/>
    <w:rsid w:val="004C0D24"/>
    <w:rsid w:val="004C148F"/>
    <w:rsid w:val="004C14A9"/>
    <w:rsid w:val="004C1D3A"/>
    <w:rsid w:val="004C1D3D"/>
    <w:rsid w:val="004C208C"/>
    <w:rsid w:val="004C289B"/>
    <w:rsid w:val="004C31DD"/>
    <w:rsid w:val="004C3237"/>
    <w:rsid w:val="004C367E"/>
    <w:rsid w:val="004C3921"/>
    <w:rsid w:val="004C3B6D"/>
    <w:rsid w:val="004C41A4"/>
    <w:rsid w:val="004C45C1"/>
    <w:rsid w:val="004C4ABE"/>
    <w:rsid w:val="004C4B96"/>
    <w:rsid w:val="004C4E16"/>
    <w:rsid w:val="004C5046"/>
    <w:rsid w:val="004C525E"/>
    <w:rsid w:val="004C52D6"/>
    <w:rsid w:val="004C5943"/>
    <w:rsid w:val="004C5F99"/>
    <w:rsid w:val="004C6171"/>
    <w:rsid w:val="004C6812"/>
    <w:rsid w:val="004C6EB1"/>
    <w:rsid w:val="004C6F0C"/>
    <w:rsid w:val="004C70E1"/>
    <w:rsid w:val="004C72FF"/>
    <w:rsid w:val="004C7302"/>
    <w:rsid w:val="004C73D9"/>
    <w:rsid w:val="004C7E7E"/>
    <w:rsid w:val="004D07D1"/>
    <w:rsid w:val="004D0C85"/>
    <w:rsid w:val="004D0D43"/>
    <w:rsid w:val="004D0DF8"/>
    <w:rsid w:val="004D1F28"/>
    <w:rsid w:val="004D1FEB"/>
    <w:rsid w:val="004D2503"/>
    <w:rsid w:val="004D27EB"/>
    <w:rsid w:val="004D2AFB"/>
    <w:rsid w:val="004D2B31"/>
    <w:rsid w:val="004D2DDD"/>
    <w:rsid w:val="004D3198"/>
    <w:rsid w:val="004D3A26"/>
    <w:rsid w:val="004D4045"/>
    <w:rsid w:val="004D41F8"/>
    <w:rsid w:val="004D4223"/>
    <w:rsid w:val="004D4368"/>
    <w:rsid w:val="004D4C08"/>
    <w:rsid w:val="004D51A8"/>
    <w:rsid w:val="004D5468"/>
    <w:rsid w:val="004D5839"/>
    <w:rsid w:val="004D6C85"/>
    <w:rsid w:val="004D6F43"/>
    <w:rsid w:val="004D74A5"/>
    <w:rsid w:val="004E0060"/>
    <w:rsid w:val="004E0ABA"/>
    <w:rsid w:val="004E0C9C"/>
    <w:rsid w:val="004E0EFB"/>
    <w:rsid w:val="004E1812"/>
    <w:rsid w:val="004E1B0A"/>
    <w:rsid w:val="004E1ED5"/>
    <w:rsid w:val="004E1EF6"/>
    <w:rsid w:val="004E22EC"/>
    <w:rsid w:val="004E3222"/>
    <w:rsid w:val="004E3B71"/>
    <w:rsid w:val="004E425C"/>
    <w:rsid w:val="004E451E"/>
    <w:rsid w:val="004E481F"/>
    <w:rsid w:val="004E4AD3"/>
    <w:rsid w:val="004E4C1E"/>
    <w:rsid w:val="004E515B"/>
    <w:rsid w:val="004E573A"/>
    <w:rsid w:val="004E5F0F"/>
    <w:rsid w:val="004E6242"/>
    <w:rsid w:val="004E6277"/>
    <w:rsid w:val="004E6336"/>
    <w:rsid w:val="004E68B7"/>
    <w:rsid w:val="004E6D91"/>
    <w:rsid w:val="004E7083"/>
    <w:rsid w:val="004E7972"/>
    <w:rsid w:val="004E7ECA"/>
    <w:rsid w:val="004F033A"/>
    <w:rsid w:val="004F04C5"/>
    <w:rsid w:val="004F0A83"/>
    <w:rsid w:val="004F0AC4"/>
    <w:rsid w:val="004F0EAF"/>
    <w:rsid w:val="004F1BBE"/>
    <w:rsid w:val="004F3529"/>
    <w:rsid w:val="004F3EFE"/>
    <w:rsid w:val="004F460C"/>
    <w:rsid w:val="004F510A"/>
    <w:rsid w:val="004F5467"/>
    <w:rsid w:val="004F564F"/>
    <w:rsid w:val="004F5662"/>
    <w:rsid w:val="004F59AA"/>
    <w:rsid w:val="004F64B5"/>
    <w:rsid w:val="004F6967"/>
    <w:rsid w:val="004F6D81"/>
    <w:rsid w:val="004F6E63"/>
    <w:rsid w:val="004F6E76"/>
    <w:rsid w:val="004F6EB0"/>
    <w:rsid w:val="004F73AE"/>
    <w:rsid w:val="004F73BD"/>
    <w:rsid w:val="004F79A6"/>
    <w:rsid w:val="004F7D98"/>
    <w:rsid w:val="004F7F40"/>
    <w:rsid w:val="004F7F79"/>
    <w:rsid w:val="005000E7"/>
    <w:rsid w:val="005006D9"/>
    <w:rsid w:val="0050075C"/>
    <w:rsid w:val="00500AD1"/>
    <w:rsid w:val="00500C86"/>
    <w:rsid w:val="00500EBE"/>
    <w:rsid w:val="005010D5"/>
    <w:rsid w:val="00502545"/>
    <w:rsid w:val="00502791"/>
    <w:rsid w:val="00502943"/>
    <w:rsid w:val="00503183"/>
    <w:rsid w:val="0050341C"/>
    <w:rsid w:val="00503A60"/>
    <w:rsid w:val="00503BA6"/>
    <w:rsid w:val="0050497B"/>
    <w:rsid w:val="00504A81"/>
    <w:rsid w:val="00504DE4"/>
    <w:rsid w:val="00504E1D"/>
    <w:rsid w:val="00504F3A"/>
    <w:rsid w:val="00505415"/>
    <w:rsid w:val="00505A52"/>
    <w:rsid w:val="00505A9D"/>
    <w:rsid w:val="00505CA2"/>
    <w:rsid w:val="00505D4B"/>
    <w:rsid w:val="005061BA"/>
    <w:rsid w:val="00506B7E"/>
    <w:rsid w:val="00506C91"/>
    <w:rsid w:val="005072B1"/>
    <w:rsid w:val="005076BF"/>
    <w:rsid w:val="005076DF"/>
    <w:rsid w:val="00507A5A"/>
    <w:rsid w:val="00507C57"/>
    <w:rsid w:val="00507E0D"/>
    <w:rsid w:val="0051004E"/>
    <w:rsid w:val="005107D9"/>
    <w:rsid w:val="00510CE2"/>
    <w:rsid w:val="005114AB"/>
    <w:rsid w:val="005116CA"/>
    <w:rsid w:val="005118C3"/>
    <w:rsid w:val="005119FD"/>
    <w:rsid w:val="00512673"/>
    <w:rsid w:val="00512EE4"/>
    <w:rsid w:val="005131E0"/>
    <w:rsid w:val="0051405F"/>
    <w:rsid w:val="0051450E"/>
    <w:rsid w:val="0051455F"/>
    <w:rsid w:val="0051481C"/>
    <w:rsid w:val="00514BCB"/>
    <w:rsid w:val="00515270"/>
    <w:rsid w:val="00515891"/>
    <w:rsid w:val="00515BF5"/>
    <w:rsid w:val="0051637C"/>
    <w:rsid w:val="00516938"/>
    <w:rsid w:val="00516CD1"/>
    <w:rsid w:val="00516EA0"/>
    <w:rsid w:val="00517027"/>
    <w:rsid w:val="0051755C"/>
    <w:rsid w:val="0051757D"/>
    <w:rsid w:val="00517900"/>
    <w:rsid w:val="00517A21"/>
    <w:rsid w:val="00517D59"/>
    <w:rsid w:val="00517DA5"/>
    <w:rsid w:val="00517E0E"/>
    <w:rsid w:val="005208A6"/>
    <w:rsid w:val="00520D64"/>
    <w:rsid w:val="00521014"/>
    <w:rsid w:val="00521DE9"/>
    <w:rsid w:val="00521FF5"/>
    <w:rsid w:val="005223B7"/>
    <w:rsid w:val="005227C4"/>
    <w:rsid w:val="00522F05"/>
    <w:rsid w:val="00522F55"/>
    <w:rsid w:val="00522FF5"/>
    <w:rsid w:val="00523030"/>
    <w:rsid w:val="005231E0"/>
    <w:rsid w:val="005235D2"/>
    <w:rsid w:val="00523860"/>
    <w:rsid w:val="0052397B"/>
    <w:rsid w:val="00523B94"/>
    <w:rsid w:val="0052426E"/>
    <w:rsid w:val="00524582"/>
    <w:rsid w:val="005248FE"/>
    <w:rsid w:val="005252DD"/>
    <w:rsid w:val="00525632"/>
    <w:rsid w:val="00525ABB"/>
    <w:rsid w:val="00525BCB"/>
    <w:rsid w:val="00526134"/>
    <w:rsid w:val="00526553"/>
    <w:rsid w:val="00526892"/>
    <w:rsid w:val="005268E8"/>
    <w:rsid w:val="00526D58"/>
    <w:rsid w:val="00526F86"/>
    <w:rsid w:val="005275CC"/>
    <w:rsid w:val="00527A11"/>
    <w:rsid w:val="00527B32"/>
    <w:rsid w:val="0053014A"/>
    <w:rsid w:val="00530467"/>
    <w:rsid w:val="00530B36"/>
    <w:rsid w:val="00530C3B"/>
    <w:rsid w:val="00530C53"/>
    <w:rsid w:val="00530E1E"/>
    <w:rsid w:val="00530FB8"/>
    <w:rsid w:val="00531013"/>
    <w:rsid w:val="0053155D"/>
    <w:rsid w:val="005316EF"/>
    <w:rsid w:val="005319F7"/>
    <w:rsid w:val="005320AD"/>
    <w:rsid w:val="00532408"/>
    <w:rsid w:val="0053252E"/>
    <w:rsid w:val="0053253E"/>
    <w:rsid w:val="005325E3"/>
    <w:rsid w:val="0053267E"/>
    <w:rsid w:val="005326FE"/>
    <w:rsid w:val="00532B89"/>
    <w:rsid w:val="00532CC5"/>
    <w:rsid w:val="0053316C"/>
    <w:rsid w:val="005331B6"/>
    <w:rsid w:val="0053365F"/>
    <w:rsid w:val="00533A0E"/>
    <w:rsid w:val="00533AA6"/>
    <w:rsid w:val="00533CD5"/>
    <w:rsid w:val="00534069"/>
    <w:rsid w:val="00534C1D"/>
    <w:rsid w:val="00534C62"/>
    <w:rsid w:val="00534ECE"/>
    <w:rsid w:val="005352AA"/>
    <w:rsid w:val="005356C0"/>
    <w:rsid w:val="00535CA0"/>
    <w:rsid w:val="0053607E"/>
    <w:rsid w:val="00536155"/>
    <w:rsid w:val="005368C4"/>
    <w:rsid w:val="00536CAE"/>
    <w:rsid w:val="00536D08"/>
    <w:rsid w:val="00536FFE"/>
    <w:rsid w:val="005374B6"/>
    <w:rsid w:val="0053786C"/>
    <w:rsid w:val="00537C15"/>
    <w:rsid w:val="00537EC0"/>
    <w:rsid w:val="00540087"/>
    <w:rsid w:val="005405CC"/>
    <w:rsid w:val="0054099F"/>
    <w:rsid w:val="00540E12"/>
    <w:rsid w:val="00541148"/>
    <w:rsid w:val="005414AC"/>
    <w:rsid w:val="0054159C"/>
    <w:rsid w:val="00541841"/>
    <w:rsid w:val="00541DDA"/>
    <w:rsid w:val="00541E44"/>
    <w:rsid w:val="00541FF7"/>
    <w:rsid w:val="0054217C"/>
    <w:rsid w:val="005423DD"/>
    <w:rsid w:val="005428B0"/>
    <w:rsid w:val="00542A17"/>
    <w:rsid w:val="00542C92"/>
    <w:rsid w:val="00542D1A"/>
    <w:rsid w:val="005432CE"/>
    <w:rsid w:val="00543581"/>
    <w:rsid w:val="00543614"/>
    <w:rsid w:val="00543925"/>
    <w:rsid w:val="00543979"/>
    <w:rsid w:val="00543B67"/>
    <w:rsid w:val="00543DA9"/>
    <w:rsid w:val="00543E25"/>
    <w:rsid w:val="005444A0"/>
    <w:rsid w:val="0054457E"/>
    <w:rsid w:val="00545168"/>
    <w:rsid w:val="0054631F"/>
    <w:rsid w:val="00546418"/>
    <w:rsid w:val="00546FC6"/>
    <w:rsid w:val="00547353"/>
    <w:rsid w:val="0054758F"/>
    <w:rsid w:val="0054759C"/>
    <w:rsid w:val="00547A75"/>
    <w:rsid w:val="00547B1F"/>
    <w:rsid w:val="00547DDE"/>
    <w:rsid w:val="00547F53"/>
    <w:rsid w:val="00547F5E"/>
    <w:rsid w:val="005507DA"/>
    <w:rsid w:val="00550AA9"/>
    <w:rsid w:val="00550F11"/>
    <w:rsid w:val="0055122C"/>
    <w:rsid w:val="00551355"/>
    <w:rsid w:val="00551960"/>
    <w:rsid w:val="00551C5D"/>
    <w:rsid w:val="00551F06"/>
    <w:rsid w:val="00552588"/>
    <w:rsid w:val="00552890"/>
    <w:rsid w:val="00552C0B"/>
    <w:rsid w:val="00552DFE"/>
    <w:rsid w:val="00553416"/>
    <w:rsid w:val="005539E9"/>
    <w:rsid w:val="00553C9A"/>
    <w:rsid w:val="00554B66"/>
    <w:rsid w:val="00554E6F"/>
    <w:rsid w:val="00555255"/>
    <w:rsid w:val="005558A9"/>
    <w:rsid w:val="0055594A"/>
    <w:rsid w:val="00555CE3"/>
    <w:rsid w:val="0055622E"/>
    <w:rsid w:val="0055641B"/>
    <w:rsid w:val="0055687A"/>
    <w:rsid w:val="0055692F"/>
    <w:rsid w:val="00556C44"/>
    <w:rsid w:val="00556C47"/>
    <w:rsid w:val="00556FE4"/>
    <w:rsid w:val="00557288"/>
    <w:rsid w:val="00557FCB"/>
    <w:rsid w:val="005600F1"/>
    <w:rsid w:val="005605F2"/>
    <w:rsid w:val="00560734"/>
    <w:rsid w:val="00560AA5"/>
    <w:rsid w:val="00560F27"/>
    <w:rsid w:val="00560FD2"/>
    <w:rsid w:val="00561060"/>
    <w:rsid w:val="00561498"/>
    <w:rsid w:val="00561801"/>
    <w:rsid w:val="00561C3D"/>
    <w:rsid w:val="00561EB7"/>
    <w:rsid w:val="00561FF1"/>
    <w:rsid w:val="0056254D"/>
    <w:rsid w:val="005626FE"/>
    <w:rsid w:val="00562A18"/>
    <w:rsid w:val="00562AD7"/>
    <w:rsid w:val="00562D9A"/>
    <w:rsid w:val="00562F5C"/>
    <w:rsid w:val="005633A9"/>
    <w:rsid w:val="00563817"/>
    <w:rsid w:val="0056390C"/>
    <w:rsid w:val="00563F1F"/>
    <w:rsid w:val="00563FEA"/>
    <w:rsid w:val="00564049"/>
    <w:rsid w:val="00564120"/>
    <w:rsid w:val="005648E6"/>
    <w:rsid w:val="005649FA"/>
    <w:rsid w:val="00564B2A"/>
    <w:rsid w:val="00564D06"/>
    <w:rsid w:val="00565B6A"/>
    <w:rsid w:val="00566A42"/>
    <w:rsid w:val="00566C41"/>
    <w:rsid w:val="00566F3B"/>
    <w:rsid w:val="00567132"/>
    <w:rsid w:val="00567892"/>
    <w:rsid w:val="005679C5"/>
    <w:rsid w:val="005679DD"/>
    <w:rsid w:val="00567A55"/>
    <w:rsid w:val="00567B14"/>
    <w:rsid w:val="0057001D"/>
    <w:rsid w:val="0057063F"/>
    <w:rsid w:val="005708F9"/>
    <w:rsid w:val="00570B40"/>
    <w:rsid w:val="00571459"/>
    <w:rsid w:val="005714FE"/>
    <w:rsid w:val="005715CA"/>
    <w:rsid w:val="00571A73"/>
    <w:rsid w:val="00571B44"/>
    <w:rsid w:val="00571D63"/>
    <w:rsid w:val="00571ECC"/>
    <w:rsid w:val="00571F8E"/>
    <w:rsid w:val="0057241E"/>
    <w:rsid w:val="0057303C"/>
    <w:rsid w:val="0057343A"/>
    <w:rsid w:val="00573CA5"/>
    <w:rsid w:val="0057413E"/>
    <w:rsid w:val="00574471"/>
    <w:rsid w:val="0057499E"/>
    <w:rsid w:val="00574B88"/>
    <w:rsid w:val="00574EEA"/>
    <w:rsid w:val="00575D70"/>
    <w:rsid w:val="00575EF1"/>
    <w:rsid w:val="0057602D"/>
    <w:rsid w:val="00576055"/>
    <w:rsid w:val="0057627E"/>
    <w:rsid w:val="00577258"/>
    <w:rsid w:val="00577D0E"/>
    <w:rsid w:val="00577F77"/>
    <w:rsid w:val="005800F5"/>
    <w:rsid w:val="005804D2"/>
    <w:rsid w:val="00580761"/>
    <w:rsid w:val="00580CCA"/>
    <w:rsid w:val="005810D0"/>
    <w:rsid w:val="00581DA1"/>
    <w:rsid w:val="0058216D"/>
    <w:rsid w:val="005821A8"/>
    <w:rsid w:val="00582986"/>
    <w:rsid w:val="005831D7"/>
    <w:rsid w:val="0058328A"/>
    <w:rsid w:val="005838A8"/>
    <w:rsid w:val="005838B1"/>
    <w:rsid w:val="00583FFF"/>
    <w:rsid w:val="0058401C"/>
    <w:rsid w:val="005843E6"/>
    <w:rsid w:val="005845B4"/>
    <w:rsid w:val="005851E8"/>
    <w:rsid w:val="0058526A"/>
    <w:rsid w:val="0058543F"/>
    <w:rsid w:val="00585503"/>
    <w:rsid w:val="005856B9"/>
    <w:rsid w:val="00586101"/>
    <w:rsid w:val="005863D8"/>
    <w:rsid w:val="005866DD"/>
    <w:rsid w:val="00586AC3"/>
    <w:rsid w:val="00586B5E"/>
    <w:rsid w:val="00586B96"/>
    <w:rsid w:val="00587EFA"/>
    <w:rsid w:val="005900A8"/>
    <w:rsid w:val="0059060A"/>
    <w:rsid w:val="005907FE"/>
    <w:rsid w:val="00590A5F"/>
    <w:rsid w:val="00590F50"/>
    <w:rsid w:val="00591216"/>
    <w:rsid w:val="00591396"/>
    <w:rsid w:val="005913B3"/>
    <w:rsid w:val="00591412"/>
    <w:rsid w:val="00591D02"/>
    <w:rsid w:val="0059250A"/>
    <w:rsid w:val="00592696"/>
    <w:rsid w:val="00592AE8"/>
    <w:rsid w:val="0059317F"/>
    <w:rsid w:val="00593235"/>
    <w:rsid w:val="0059387E"/>
    <w:rsid w:val="00593D25"/>
    <w:rsid w:val="005945A2"/>
    <w:rsid w:val="00594E30"/>
    <w:rsid w:val="00594E7F"/>
    <w:rsid w:val="00595187"/>
    <w:rsid w:val="005952D6"/>
    <w:rsid w:val="0059593D"/>
    <w:rsid w:val="00595980"/>
    <w:rsid w:val="00595A93"/>
    <w:rsid w:val="00595C75"/>
    <w:rsid w:val="005960E4"/>
    <w:rsid w:val="005961B5"/>
    <w:rsid w:val="005968B4"/>
    <w:rsid w:val="005969FD"/>
    <w:rsid w:val="00596ED0"/>
    <w:rsid w:val="00596F90"/>
    <w:rsid w:val="0059718F"/>
    <w:rsid w:val="005971B6"/>
    <w:rsid w:val="00597CCC"/>
    <w:rsid w:val="005A0164"/>
    <w:rsid w:val="005A0977"/>
    <w:rsid w:val="005A0BEE"/>
    <w:rsid w:val="005A0C27"/>
    <w:rsid w:val="005A0D16"/>
    <w:rsid w:val="005A0D2D"/>
    <w:rsid w:val="005A19EA"/>
    <w:rsid w:val="005A1A06"/>
    <w:rsid w:val="005A256E"/>
    <w:rsid w:val="005A28CE"/>
    <w:rsid w:val="005A2E43"/>
    <w:rsid w:val="005A3765"/>
    <w:rsid w:val="005A3BE6"/>
    <w:rsid w:val="005A40DB"/>
    <w:rsid w:val="005A4165"/>
    <w:rsid w:val="005A4649"/>
    <w:rsid w:val="005A4D90"/>
    <w:rsid w:val="005A4F4A"/>
    <w:rsid w:val="005A50B7"/>
    <w:rsid w:val="005A51BC"/>
    <w:rsid w:val="005A53FB"/>
    <w:rsid w:val="005A5628"/>
    <w:rsid w:val="005A5D35"/>
    <w:rsid w:val="005A650E"/>
    <w:rsid w:val="005A66A5"/>
    <w:rsid w:val="005A68DB"/>
    <w:rsid w:val="005A6F04"/>
    <w:rsid w:val="005A7511"/>
    <w:rsid w:val="005A7534"/>
    <w:rsid w:val="005A798C"/>
    <w:rsid w:val="005A7A5F"/>
    <w:rsid w:val="005A7A6A"/>
    <w:rsid w:val="005A7DE0"/>
    <w:rsid w:val="005A7F23"/>
    <w:rsid w:val="005A7FE6"/>
    <w:rsid w:val="005AF261"/>
    <w:rsid w:val="005B00A7"/>
    <w:rsid w:val="005B0778"/>
    <w:rsid w:val="005B0868"/>
    <w:rsid w:val="005B0D3E"/>
    <w:rsid w:val="005B0EA1"/>
    <w:rsid w:val="005B1839"/>
    <w:rsid w:val="005B188C"/>
    <w:rsid w:val="005B1992"/>
    <w:rsid w:val="005B2577"/>
    <w:rsid w:val="005B29D0"/>
    <w:rsid w:val="005B2BDC"/>
    <w:rsid w:val="005B32E7"/>
    <w:rsid w:val="005B3348"/>
    <w:rsid w:val="005B352E"/>
    <w:rsid w:val="005B39D7"/>
    <w:rsid w:val="005B42C7"/>
    <w:rsid w:val="005B46D5"/>
    <w:rsid w:val="005B4E63"/>
    <w:rsid w:val="005B54CB"/>
    <w:rsid w:val="005B54F3"/>
    <w:rsid w:val="005B55DA"/>
    <w:rsid w:val="005B5681"/>
    <w:rsid w:val="005B5A94"/>
    <w:rsid w:val="005B5FD0"/>
    <w:rsid w:val="005B6733"/>
    <w:rsid w:val="005B6886"/>
    <w:rsid w:val="005B75BF"/>
    <w:rsid w:val="005C0439"/>
    <w:rsid w:val="005C092A"/>
    <w:rsid w:val="005C0BE1"/>
    <w:rsid w:val="005C0F20"/>
    <w:rsid w:val="005C1005"/>
    <w:rsid w:val="005C1C90"/>
    <w:rsid w:val="005C1CE0"/>
    <w:rsid w:val="005C2529"/>
    <w:rsid w:val="005C253D"/>
    <w:rsid w:val="005C2661"/>
    <w:rsid w:val="005C2BC7"/>
    <w:rsid w:val="005C2F7D"/>
    <w:rsid w:val="005C2FF5"/>
    <w:rsid w:val="005C3251"/>
    <w:rsid w:val="005C35CE"/>
    <w:rsid w:val="005C3836"/>
    <w:rsid w:val="005C3B76"/>
    <w:rsid w:val="005C3BBC"/>
    <w:rsid w:val="005C3C81"/>
    <w:rsid w:val="005C42E3"/>
    <w:rsid w:val="005C536E"/>
    <w:rsid w:val="005C552D"/>
    <w:rsid w:val="005C56D6"/>
    <w:rsid w:val="005C5F70"/>
    <w:rsid w:val="005C6BA3"/>
    <w:rsid w:val="005C6CBD"/>
    <w:rsid w:val="005C6FBD"/>
    <w:rsid w:val="005C7131"/>
    <w:rsid w:val="005C7200"/>
    <w:rsid w:val="005C7336"/>
    <w:rsid w:val="005C747A"/>
    <w:rsid w:val="005C76A0"/>
    <w:rsid w:val="005C7744"/>
    <w:rsid w:val="005C7AC8"/>
    <w:rsid w:val="005C7D24"/>
    <w:rsid w:val="005C7DAD"/>
    <w:rsid w:val="005D0090"/>
    <w:rsid w:val="005D00CD"/>
    <w:rsid w:val="005D0754"/>
    <w:rsid w:val="005D0A00"/>
    <w:rsid w:val="005D0A09"/>
    <w:rsid w:val="005D0AD3"/>
    <w:rsid w:val="005D0BFB"/>
    <w:rsid w:val="005D0C5D"/>
    <w:rsid w:val="005D103B"/>
    <w:rsid w:val="005D10F9"/>
    <w:rsid w:val="005D1175"/>
    <w:rsid w:val="005D16FE"/>
    <w:rsid w:val="005D1EC2"/>
    <w:rsid w:val="005D2E41"/>
    <w:rsid w:val="005D3220"/>
    <w:rsid w:val="005D33CE"/>
    <w:rsid w:val="005D3959"/>
    <w:rsid w:val="005D454A"/>
    <w:rsid w:val="005D48B9"/>
    <w:rsid w:val="005D4E4A"/>
    <w:rsid w:val="005D503E"/>
    <w:rsid w:val="005D5145"/>
    <w:rsid w:val="005D5539"/>
    <w:rsid w:val="005D58D6"/>
    <w:rsid w:val="005D625C"/>
    <w:rsid w:val="005D688A"/>
    <w:rsid w:val="005D6AA9"/>
    <w:rsid w:val="005D6BB0"/>
    <w:rsid w:val="005D6CAF"/>
    <w:rsid w:val="005D7025"/>
    <w:rsid w:val="005D7A4E"/>
    <w:rsid w:val="005E023C"/>
    <w:rsid w:val="005E02AD"/>
    <w:rsid w:val="005E03D4"/>
    <w:rsid w:val="005E0408"/>
    <w:rsid w:val="005E0DB6"/>
    <w:rsid w:val="005E17E3"/>
    <w:rsid w:val="005E1B19"/>
    <w:rsid w:val="005E20D3"/>
    <w:rsid w:val="005E2635"/>
    <w:rsid w:val="005E27EB"/>
    <w:rsid w:val="005E31CD"/>
    <w:rsid w:val="005E3CBB"/>
    <w:rsid w:val="005E3D31"/>
    <w:rsid w:val="005E42A4"/>
    <w:rsid w:val="005E4394"/>
    <w:rsid w:val="005E53C4"/>
    <w:rsid w:val="005E5578"/>
    <w:rsid w:val="005E58B2"/>
    <w:rsid w:val="005E5B64"/>
    <w:rsid w:val="005E5CAA"/>
    <w:rsid w:val="005E675B"/>
    <w:rsid w:val="005E67D4"/>
    <w:rsid w:val="005E6A92"/>
    <w:rsid w:val="005E71C5"/>
    <w:rsid w:val="005E732B"/>
    <w:rsid w:val="005E7358"/>
    <w:rsid w:val="005E73B2"/>
    <w:rsid w:val="005E766E"/>
    <w:rsid w:val="005E76B8"/>
    <w:rsid w:val="005E7F2B"/>
    <w:rsid w:val="005F04BB"/>
    <w:rsid w:val="005F0D7D"/>
    <w:rsid w:val="005F0E4F"/>
    <w:rsid w:val="005F0E5F"/>
    <w:rsid w:val="005F124D"/>
    <w:rsid w:val="005F12B6"/>
    <w:rsid w:val="005F1332"/>
    <w:rsid w:val="005F16F5"/>
    <w:rsid w:val="005F1EEB"/>
    <w:rsid w:val="005F2535"/>
    <w:rsid w:val="005F2602"/>
    <w:rsid w:val="005F28CC"/>
    <w:rsid w:val="005F2989"/>
    <w:rsid w:val="005F29DA"/>
    <w:rsid w:val="005F2DA8"/>
    <w:rsid w:val="005F2F40"/>
    <w:rsid w:val="005F3474"/>
    <w:rsid w:val="005F3787"/>
    <w:rsid w:val="005F3A57"/>
    <w:rsid w:val="005F3C85"/>
    <w:rsid w:val="005F4235"/>
    <w:rsid w:val="005F4795"/>
    <w:rsid w:val="005F47A7"/>
    <w:rsid w:val="005F4879"/>
    <w:rsid w:val="005F49DD"/>
    <w:rsid w:val="005F4DA1"/>
    <w:rsid w:val="005F516D"/>
    <w:rsid w:val="005F580C"/>
    <w:rsid w:val="005F5A7D"/>
    <w:rsid w:val="005F5B66"/>
    <w:rsid w:val="005F5E32"/>
    <w:rsid w:val="005F5E95"/>
    <w:rsid w:val="005F60F9"/>
    <w:rsid w:val="005F6305"/>
    <w:rsid w:val="005F6602"/>
    <w:rsid w:val="005F66F1"/>
    <w:rsid w:val="005F6829"/>
    <w:rsid w:val="00600297"/>
    <w:rsid w:val="006003BC"/>
    <w:rsid w:val="006004A4"/>
    <w:rsid w:val="0060082F"/>
    <w:rsid w:val="00601181"/>
    <w:rsid w:val="00602153"/>
    <w:rsid w:val="00602627"/>
    <w:rsid w:val="00602DA8"/>
    <w:rsid w:val="006030F1"/>
    <w:rsid w:val="0060326B"/>
    <w:rsid w:val="006035D8"/>
    <w:rsid w:val="0060368E"/>
    <w:rsid w:val="00603A41"/>
    <w:rsid w:val="00603CDA"/>
    <w:rsid w:val="006040CD"/>
    <w:rsid w:val="006046F0"/>
    <w:rsid w:val="00605868"/>
    <w:rsid w:val="00605EB6"/>
    <w:rsid w:val="00606414"/>
    <w:rsid w:val="00606725"/>
    <w:rsid w:val="0060674D"/>
    <w:rsid w:val="00606BFA"/>
    <w:rsid w:val="00606CCB"/>
    <w:rsid w:val="00607157"/>
    <w:rsid w:val="0060718F"/>
    <w:rsid w:val="006071CB"/>
    <w:rsid w:val="006075D8"/>
    <w:rsid w:val="00607A21"/>
    <w:rsid w:val="00607AB1"/>
    <w:rsid w:val="006104E4"/>
    <w:rsid w:val="0061052F"/>
    <w:rsid w:val="00610A28"/>
    <w:rsid w:val="00610EFC"/>
    <w:rsid w:val="00610FAF"/>
    <w:rsid w:val="0061126C"/>
    <w:rsid w:val="00611491"/>
    <w:rsid w:val="00611AA0"/>
    <w:rsid w:val="00611C70"/>
    <w:rsid w:val="00611E89"/>
    <w:rsid w:val="00611F1E"/>
    <w:rsid w:val="00612026"/>
    <w:rsid w:val="006128BE"/>
    <w:rsid w:val="00612BD1"/>
    <w:rsid w:val="0061312A"/>
    <w:rsid w:val="006137C8"/>
    <w:rsid w:val="00613A65"/>
    <w:rsid w:val="006140DE"/>
    <w:rsid w:val="006141A6"/>
    <w:rsid w:val="00614379"/>
    <w:rsid w:val="006143EF"/>
    <w:rsid w:val="006145C7"/>
    <w:rsid w:val="0061485D"/>
    <w:rsid w:val="00615F7F"/>
    <w:rsid w:val="0061618E"/>
    <w:rsid w:val="006162DA"/>
    <w:rsid w:val="006169A4"/>
    <w:rsid w:val="0061701A"/>
    <w:rsid w:val="00617052"/>
    <w:rsid w:val="00617111"/>
    <w:rsid w:val="006176D4"/>
    <w:rsid w:val="00617A1A"/>
    <w:rsid w:val="00617CB4"/>
    <w:rsid w:val="00617EB7"/>
    <w:rsid w:val="006200D1"/>
    <w:rsid w:val="006201AC"/>
    <w:rsid w:val="006203C8"/>
    <w:rsid w:val="006206DA"/>
    <w:rsid w:val="006207CD"/>
    <w:rsid w:val="00620810"/>
    <w:rsid w:val="00620B18"/>
    <w:rsid w:val="00620D58"/>
    <w:rsid w:val="00620F00"/>
    <w:rsid w:val="006210CA"/>
    <w:rsid w:val="00621256"/>
    <w:rsid w:val="0062189A"/>
    <w:rsid w:val="00621B59"/>
    <w:rsid w:val="00621CF2"/>
    <w:rsid w:val="00621D0E"/>
    <w:rsid w:val="00621DA7"/>
    <w:rsid w:val="00622A80"/>
    <w:rsid w:val="00623324"/>
    <w:rsid w:val="00623640"/>
    <w:rsid w:val="0062390F"/>
    <w:rsid w:val="00623B77"/>
    <w:rsid w:val="00623F44"/>
    <w:rsid w:val="006243A1"/>
    <w:rsid w:val="006245F0"/>
    <w:rsid w:val="006247A9"/>
    <w:rsid w:val="00624ED4"/>
    <w:rsid w:val="00624FE0"/>
    <w:rsid w:val="0062520F"/>
    <w:rsid w:val="00625234"/>
    <w:rsid w:val="00625902"/>
    <w:rsid w:val="006259FD"/>
    <w:rsid w:val="00626324"/>
    <w:rsid w:val="0062641E"/>
    <w:rsid w:val="0062701C"/>
    <w:rsid w:val="00627062"/>
    <w:rsid w:val="0062727D"/>
    <w:rsid w:val="006273C8"/>
    <w:rsid w:val="00627957"/>
    <w:rsid w:val="00627D44"/>
    <w:rsid w:val="00630040"/>
    <w:rsid w:val="0063054D"/>
    <w:rsid w:val="00630756"/>
    <w:rsid w:val="00630788"/>
    <w:rsid w:val="006309E4"/>
    <w:rsid w:val="00630A1F"/>
    <w:rsid w:val="00630F95"/>
    <w:rsid w:val="0063101E"/>
    <w:rsid w:val="006312E2"/>
    <w:rsid w:val="006312E9"/>
    <w:rsid w:val="006317DF"/>
    <w:rsid w:val="00631A35"/>
    <w:rsid w:val="006320F5"/>
    <w:rsid w:val="0063260E"/>
    <w:rsid w:val="0063269B"/>
    <w:rsid w:val="00632A7B"/>
    <w:rsid w:val="00632A82"/>
    <w:rsid w:val="00632C78"/>
    <w:rsid w:val="00632DCC"/>
    <w:rsid w:val="00632FD8"/>
    <w:rsid w:val="006333CE"/>
    <w:rsid w:val="00633B65"/>
    <w:rsid w:val="00633EFB"/>
    <w:rsid w:val="00633F04"/>
    <w:rsid w:val="00634203"/>
    <w:rsid w:val="00634519"/>
    <w:rsid w:val="00634AF2"/>
    <w:rsid w:val="00634DEF"/>
    <w:rsid w:val="00634F74"/>
    <w:rsid w:val="00635359"/>
    <w:rsid w:val="0063551E"/>
    <w:rsid w:val="0063613B"/>
    <w:rsid w:val="0063644B"/>
    <w:rsid w:val="0063663B"/>
    <w:rsid w:val="0063677A"/>
    <w:rsid w:val="0063697A"/>
    <w:rsid w:val="0063704B"/>
    <w:rsid w:val="00637262"/>
    <w:rsid w:val="00637913"/>
    <w:rsid w:val="00637D53"/>
    <w:rsid w:val="0063A932"/>
    <w:rsid w:val="006402B3"/>
    <w:rsid w:val="006403EE"/>
    <w:rsid w:val="0064046B"/>
    <w:rsid w:val="00640588"/>
    <w:rsid w:val="0064079F"/>
    <w:rsid w:val="00640FEB"/>
    <w:rsid w:val="0064100E"/>
    <w:rsid w:val="0064106C"/>
    <w:rsid w:val="0064108F"/>
    <w:rsid w:val="00641709"/>
    <w:rsid w:val="00641C5B"/>
    <w:rsid w:val="00641D83"/>
    <w:rsid w:val="00641F0F"/>
    <w:rsid w:val="00642285"/>
    <w:rsid w:val="006422F9"/>
    <w:rsid w:val="00642366"/>
    <w:rsid w:val="00642666"/>
    <w:rsid w:val="00642853"/>
    <w:rsid w:val="006429C3"/>
    <w:rsid w:val="00642A11"/>
    <w:rsid w:val="00642ED6"/>
    <w:rsid w:val="006431E5"/>
    <w:rsid w:val="00643E11"/>
    <w:rsid w:val="00643EFA"/>
    <w:rsid w:val="006440B5"/>
    <w:rsid w:val="00644D0D"/>
    <w:rsid w:val="00644E50"/>
    <w:rsid w:val="00644FE3"/>
    <w:rsid w:val="006451C2"/>
    <w:rsid w:val="0064527A"/>
    <w:rsid w:val="0064581D"/>
    <w:rsid w:val="00645946"/>
    <w:rsid w:val="00645976"/>
    <w:rsid w:val="00646276"/>
    <w:rsid w:val="006463A6"/>
    <w:rsid w:val="00646624"/>
    <w:rsid w:val="00646762"/>
    <w:rsid w:val="00646F8F"/>
    <w:rsid w:val="006475D1"/>
    <w:rsid w:val="00650027"/>
    <w:rsid w:val="006500C6"/>
    <w:rsid w:val="00650305"/>
    <w:rsid w:val="00650340"/>
    <w:rsid w:val="00650A03"/>
    <w:rsid w:val="00650BA5"/>
    <w:rsid w:val="00650FD0"/>
    <w:rsid w:val="0065147A"/>
    <w:rsid w:val="00651492"/>
    <w:rsid w:val="0065187C"/>
    <w:rsid w:val="00651A2E"/>
    <w:rsid w:val="00651A73"/>
    <w:rsid w:val="00651CCC"/>
    <w:rsid w:val="00652745"/>
    <w:rsid w:val="0065293E"/>
    <w:rsid w:val="00652BF6"/>
    <w:rsid w:val="00652D19"/>
    <w:rsid w:val="006534A1"/>
    <w:rsid w:val="00653F58"/>
    <w:rsid w:val="006543E1"/>
    <w:rsid w:val="006546FC"/>
    <w:rsid w:val="00654C1B"/>
    <w:rsid w:val="00654DE1"/>
    <w:rsid w:val="00654E60"/>
    <w:rsid w:val="00655133"/>
    <w:rsid w:val="00655A84"/>
    <w:rsid w:val="006569A9"/>
    <w:rsid w:val="00656AE6"/>
    <w:rsid w:val="00656BCA"/>
    <w:rsid w:val="00657066"/>
    <w:rsid w:val="006570F2"/>
    <w:rsid w:val="00657720"/>
    <w:rsid w:val="00657912"/>
    <w:rsid w:val="006579C4"/>
    <w:rsid w:val="00657D1C"/>
    <w:rsid w:val="00657F64"/>
    <w:rsid w:val="006603E7"/>
    <w:rsid w:val="006608F2"/>
    <w:rsid w:val="006609F0"/>
    <w:rsid w:val="00660B67"/>
    <w:rsid w:val="0066166F"/>
    <w:rsid w:val="006620D3"/>
    <w:rsid w:val="006623DE"/>
    <w:rsid w:val="00662C25"/>
    <w:rsid w:val="00663182"/>
    <w:rsid w:val="006631FF"/>
    <w:rsid w:val="00663353"/>
    <w:rsid w:val="00664332"/>
    <w:rsid w:val="00664370"/>
    <w:rsid w:val="006644A2"/>
    <w:rsid w:val="00664A3A"/>
    <w:rsid w:val="00664C10"/>
    <w:rsid w:val="00665877"/>
    <w:rsid w:val="00665AAF"/>
    <w:rsid w:val="00665B6C"/>
    <w:rsid w:val="00665BC7"/>
    <w:rsid w:val="00665D48"/>
    <w:rsid w:val="00665EB5"/>
    <w:rsid w:val="006660EF"/>
    <w:rsid w:val="0066667B"/>
    <w:rsid w:val="00666D04"/>
    <w:rsid w:val="00666D5C"/>
    <w:rsid w:val="00666E09"/>
    <w:rsid w:val="0066701F"/>
    <w:rsid w:val="00667E87"/>
    <w:rsid w:val="0067019B"/>
    <w:rsid w:val="0067029F"/>
    <w:rsid w:val="006702F6"/>
    <w:rsid w:val="00670403"/>
    <w:rsid w:val="006704D4"/>
    <w:rsid w:val="00670ACE"/>
    <w:rsid w:val="00670E49"/>
    <w:rsid w:val="00671015"/>
    <w:rsid w:val="0067107D"/>
    <w:rsid w:val="00671949"/>
    <w:rsid w:val="00671A4F"/>
    <w:rsid w:val="00671B2F"/>
    <w:rsid w:val="00671DFC"/>
    <w:rsid w:val="00671ED4"/>
    <w:rsid w:val="00672132"/>
    <w:rsid w:val="0067213D"/>
    <w:rsid w:val="006724A1"/>
    <w:rsid w:val="00672598"/>
    <w:rsid w:val="006729D9"/>
    <w:rsid w:val="00672A6C"/>
    <w:rsid w:val="00672B02"/>
    <w:rsid w:val="00673159"/>
    <w:rsid w:val="0067324F"/>
    <w:rsid w:val="00673A44"/>
    <w:rsid w:val="00673A6B"/>
    <w:rsid w:val="006749F6"/>
    <w:rsid w:val="00674CDC"/>
    <w:rsid w:val="00674E8C"/>
    <w:rsid w:val="00674FBE"/>
    <w:rsid w:val="00675394"/>
    <w:rsid w:val="006767FD"/>
    <w:rsid w:val="00676A81"/>
    <w:rsid w:val="00676F54"/>
    <w:rsid w:val="00677243"/>
    <w:rsid w:val="00677680"/>
    <w:rsid w:val="00677BB6"/>
    <w:rsid w:val="00677CE8"/>
    <w:rsid w:val="00680116"/>
    <w:rsid w:val="006802A3"/>
    <w:rsid w:val="006803A2"/>
    <w:rsid w:val="006803F8"/>
    <w:rsid w:val="0068048D"/>
    <w:rsid w:val="0068053A"/>
    <w:rsid w:val="00680643"/>
    <w:rsid w:val="00680CF7"/>
    <w:rsid w:val="00680E70"/>
    <w:rsid w:val="006810F9"/>
    <w:rsid w:val="0068142E"/>
    <w:rsid w:val="0068152E"/>
    <w:rsid w:val="0068160E"/>
    <w:rsid w:val="00681B73"/>
    <w:rsid w:val="00681BE3"/>
    <w:rsid w:val="00681BF1"/>
    <w:rsid w:val="00681D02"/>
    <w:rsid w:val="00681D05"/>
    <w:rsid w:val="00681D17"/>
    <w:rsid w:val="00681E0A"/>
    <w:rsid w:val="00682090"/>
    <w:rsid w:val="006820F9"/>
    <w:rsid w:val="00682383"/>
    <w:rsid w:val="00682593"/>
    <w:rsid w:val="00682C86"/>
    <w:rsid w:val="00683061"/>
    <w:rsid w:val="006831A7"/>
    <w:rsid w:val="006831DF"/>
    <w:rsid w:val="00683582"/>
    <w:rsid w:val="00683669"/>
    <w:rsid w:val="006839D6"/>
    <w:rsid w:val="00683D62"/>
    <w:rsid w:val="006841F1"/>
    <w:rsid w:val="006842A8"/>
    <w:rsid w:val="00684459"/>
    <w:rsid w:val="006845A2"/>
    <w:rsid w:val="0068469D"/>
    <w:rsid w:val="006847A5"/>
    <w:rsid w:val="006849F3"/>
    <w:rsid w:val="00684C2E"/>
    <w:rsid w:val="0068598B"/>
    <w:rsid w:val="00685D7D"/>
    <w:rsid w:val="00685DA5"/>
    <w:rsid w:val="00686009"/>
    <w:rsid w:val="006860A9"/>
    <w:rsid w:val="00686B08"/>
    <w:rsid w:val="00686BBB"/>
    <w:rsid w:val="00686E33"/>
    <w:rsid w:val="00686E96"/>
    <w:rsid w:val="006870B4"/>
    <w:rsid w:val="006871B3"/>
    <w:rsid w:val="006874C0"/>
    <w:rsid w:val="00687B71"/>
    <w:rsid w:val="00687C9C"/>
    <w:rsid w:val="00687EC0"/>
    <w:rsid w:val="00690186"/>
    <w:rsid w:val="006901DD"/>
    <w:rsid w:val="00690621"/>
    <w:rsid w:val="00690F1C"/>
    <w:rsid w:val="0069192C"/>
    <w:rsid w:val="00691DF2"/>
    <w:rsid w:val="00691FFE"/>
    <w:rsid w:val="006925DE"/>
    <w:rsid w:val="00692650"/>
    <w:rsid w:val="00692CF2"/>
    <w:rsid w:val="0069319D"/>
    <w:rsid w:val="00693428"/>
    <w:rsid w:val="006935F6"/>
    <w:rsid w:val="006938E6"/>
    <w:rsid w:val="00693C68"/>
    <w:rsid w:val="00693F65"/>
    <w:rsid w:val="0069409E"/>
    <w:rsid w:val="00694280"/>
    <w:rsid w:val="00694408"/>
    <w:rsid w:val="00694885"/>
    <w:rsid w:val="006949B6"/>
    <w:rsid w:val="00694E32"/>
    <w:rsid w:val="0069579F"/>
    <w:rsid w:val="00695B98"/>
    <w:rsid w:val="006966D2"/>
    <w:rsid w:val="00697470"/>
    <w:rsid w:val="00697684"/>
    <w:rsid w:val="006979FE"/>
    <w:rsid w:val="00697DE3"/>
    <w:rsid w:val="00697EA0"/>
    <w:rsid w:val="00697EA8"/>
    <w:rsid w:val="006A04DA"/>
    <w:rsid w:val="006A0509"/>
    <w:rsid w:val="006A0D3B"/>
    <w:rsid w:val="006A0D9A"/>
    <w:rsid w:val="006A11CA"/>
    <w:rsid w:val="006A1961"/>
    <w:rsid w:val="006A1CDF"/>
    <w:rsid w:val="006A216D"/>
    <w:rsid w:val="006A223A"/>
    <w:rsid w:val="006A252F"/>
    <w:rsid w:val="006A2821"/>
    <w:rsid w:val="006A2F5E"/>
    <w:rsid w:val="006A32EF"/>
    <w:rsid w:val="006A3505"/>
    <w:rsid w:val="006A3537"/>
    <w:rsid w:val="006A36EC"/>
    <w:rsid w:val="006A3BB0"/>
    <w:rsid w:val="006A47D6"/>
    <w:rsid w:val="006A4AE1"/>
    <w:rsid w:val="006A4B6F"/>
    <w:rsid w:val="006A4EBD"/>
    <w:rsid w:val="006A4FB9"/>
    <w:rsid w:val="006A5425"/>
    <w:rsid w:val="006A5D12"/>
    <w:rsid w:val="006A5F58"/>
    <w:rsid w:val="006A635F"/>
    <w:rsid w:val="006A67D4"/>
    <w:rsid w:val="006A6A12"/>
    <w:rsid w:val="006A6F27"/>
    <w:rsid w:val="006A7367"/>
    <w:rsid w:val="006A7BB7"/>
    <w:rsid w:val="006A7CFC"/>
    <w:rsid w:val="006A7DDA"/>
    <w:rsid w:val="006B0169"/>
    <w:rsid w:val="006B06B9"/>
    <w:rsid w:val="006B0C8A"/>
    <w:rsid w:val="006B0D1C"/>
    <w:rsid w:val="006B0FBA"/>
    <w:rsid w:val="006B104F"/>
    <w:rsid w:val="006B1584"/>
    <w:rsid w:val="006B17FA"/>
    <w:rsid w:val="006B1DA7"/>
    <w:rsid w:val="006B1E95"/>
    <w:rsid w:val="006B2FE8"/>
    <w:rsid w:val="006B3168"/>
    <w:rsid w:val="006B3207"/>
    <w:rsid w:val="006B35E8"/>
    <w:rsid w:val="006B36F5"/>
    <w:rsid w:val="006B394D"/>
    <w:rsid w:val="006B441D"/>
    <w:rsid w:val="006B4AA8"/>
    <w:rsid w:val="006B50DA"/>
    <w:rsid w:val="006B52EA"/>
    <w:rsid w:val="006B545D"/>
    <w:rsid w:val="006B6219"/>
    <w:rsid w:val="006B645C"/>
    <w:rsid w:val="006B66EC"/>
    <w:rsid w:val="006B68DD"/>
    <w:rsid w:val="006B6C1D"/>
    <w:rsid w:val="006B6C68"/>
    <w:rsid w:val="006B70A1"/>
    <w:rsid w:val="006B788A"/>
    <w:rsid w:val="006B7929"/>
    <w:rsid w:val="006B7DEF"/>
    <w:rsid w:val="006C00AD"/>
    <w:rsid w:val="006C01FF"/>
    <w:rsid w:val="006C03F8"/>
    <w:rsid w:val="006C04D2"/>
    <w:rsid w:val="006C068E"/>
    <w:rsid w:val="006C08CE"/>
    <w:rsid w:val="006C113E"/>
    <w:rsid w:val="006C11F8"/>
    <w:rsid w:val="006C121E"/>
    <w:rsid w:val="006C1399"/>
    <w:rsid w:val="006C16C4"/>
    <w:rsid w:val="006C18F6"/>
    <w:rsid w:val="006C1C14"/>
    <w:rsid w:val="006C1DBC"/>
    <w:rsid w:val="006C2223"/>
    <w:rsid w:val="006C2510"/>
    <w:rsid w:val="006C27F9"/>
    <w:rsid w:val="006C2C24"/>
    <w:rsid w:val="006C2F1B"/>
    <w:rsid w:val="006C3E12"/>
    <w:rsid w:val="006C3EED"/>
    <w:rsid w:val="006C43DB"/>
    <w:rsid w:val="006C473A"/>
    <w:rsid w:val="006C4FF1"/>
    <w:rsid w:val="006C553E"/>
    <w:rsid w:val="006C579B"/>
    <w:rsid w:val="006C579D"/>
    <w:rsid w:val="006C581E"/>
    <w:rsid w:val="006C5BBB"/>
    <w:rsid w:val="006C5D18"/>
    <w:rsid w:val="006C5FB7"/>
    <w:rsid w:val="006C60FE"/>
    <w:rsid w:val="006C68F4"/>
    <w:rsid w:val="006C72E7"/>
    <w:rsid w:val="006C7348"/>
    <w:rsid w:val="006C7639"/>
    <w:rsid w:val="006C793E"/>
    <w:rsid w:val="006C7BA8"/>
    <w:rsid w:val="006C7F15"/>
    <w:rsid w:val="006D0313"/>
    <w:rsid w:val="006D100C"/>
    <w:rsid w:val="006D18DE"/>
    <w:rsid w:val="006D1B31"/>
    <w:rsid w:val="006D21DA"/>
    <w:rsid w:val="006D2384"/>
    <w:rsid w:val="006D28BA"/>
    <w:rsid w:val="006D2970"/>
    <w:rsid w:val="006D2F4C"/>
    <w:rsid w:val="006D3596"/>
    <w:rsid w:val="006D35CF"/>
    <w:rsid w:val="006D3956"/>
    <w:rsid w:val="006D3A82"/>
    <w:rsid w:val="006D42AD"/>
    <w:rsid w:val="006D4582"/>
    <w:rsid w:val="006D460E"/>
    <w:rsid w:val="006D4679"/>
    <w:rsid w:val="006D4C58"/>
    <w:rsid w:val="006D4CAC"/>
    <w:rsid w:val="006D5041"/>
    <w:rsid w:val="006D5349"/>
    <w:rsid w:val="006D5A39"/>
    <w:rsid w:val="006D5CFC"/>
    <w:rsid w:val="006D5F09"/>
    <w:rsid w:val="006D611B"/>
    <w:rsid w:val="006D66D5"/>
    <w:rsid w:val="006D6D92"/>
    <w:rsid w:val="006D7024"/>
    <w:rsid w:val="006D70D7"/>
    <w:rsid w:val="006D72DC"/>
    <w:rsid w:val="006D73D3"/>
    <w:rsid w:val="006D741D"/>
    <w:rsid w:val="006D7ECC"/>
    <w:rsid w:val="006E0051"/>
    <w:rsid w:val="006E07B1"/>
    <w:rsid w:val="006E092B"/>
    <w:rsid w:val="006E09B9"/>
    <w:rsid w:val="006E0DFD"/>
    <w:rsid w:val="006E0F99"/>
    <w:rsid w:val="006E191D"/>
    <w:rsid w:val="006E1E19"/>
    <w:rsid w:val="006E23D0"/>
    <w:rsid w:val="006E2606"/>
    <w:rsid w:val="006E286C"/>
    <w:rsid w:val="006E2CC9"/>
    <w:rsid w:val="006E32E3"/>
    <w:rsid w:val="006E346D"/>
    <w:rsid w:val="006E37A6"/>
    <w:rsid w:val="006E399B"/>
    <w:rsid w:val="006E47BE"/>
    <w:rsid w:val="006E4C92"/>
    <w:rsid w:val="006E4EC6"/>
    <w:rsid w:val="006E5FA7"/>
    <w:rsid w:val="006E6771"/>
    <w:rsid w:val="006E6951"/>
    <w:rsid w:val="006E6C9F"/>
    <w:rsid w:val="006E6DA8"/>
    <w:rsid w:val="006E7197"/>
    <w:rsid w:val="006E71C8"/>
    <w:rsid w:val="006E7887"/>
    <w:rsid w:val="006E7DA7"/>
    <w:rsid w:val="006E7DF8"/>
    <w:rsid w:val="006F00A5"/>
    <w:rsid w:val="006F0108"/>
    <w:rsid w:val="006F0179"/>
    <w:rsid w:val="006F035C"/>
    <w:rsid w:val="006F04F5"/>
    <w:rsid w:val="006F0519"/>
    <w:rsid w:val="006F0B52"/>
    <w:rsid w:val="006F0BE2"/>
    <w:rsid w:val="006F0C9C"/>
    <w:rsid w:val="006F0F12"/>
    <w:rsid w:val="006F0F4D"/>
    <w:rsid w:val="006F1124"/>
    <w:rsid w:val="006F1207"/>
    <w:rsid w:val="006F1243"/>
    <w:rsid w:val="006F1267"/>
    <w:rsid w:val="006F1322"/>
    <w:rsid w:val="006F1813"/>
    <w:rsid w:val="006F1CB7"/>
    <w:rsid w:val="006F1F03"/>
    <w:rsid w:val="006F2427"/>
    <w:rsid w:val="006F2939"/>
    <w:rsid w:val="006F2987"/>
    <w:rsid w:val="006F2DC8"/>
    <w:rsid w:val="006F3345"/>
    <w:rsid w:val="006F35D2"/>
    <w:rsid w:val="006F35E9"/>
    <w:rsid w:val="006F3822"/>
    <w:rsid w:val="006F3E99"/>
    <w:rsid w:val="006F4F09"/>
    <w:rsid w:val="006F531D"/>
    <w:rsid w:val="006F5443"/>
    <w:rsid w:val="006F54E4"/>
    <w:rsid w:val="006F565F"/>
    <w:rsid w:val="006F5857"/>
    <w:rsid w:val="006F59A1"/>
    <w:rsid w:val="006F5B36"/>
    <w:rsid w:val="006F5C7B"/>
    <w:rsid w:val="006F5FC6"/>
    <w:rsid w:val="006F6071"/>
    <w:rsid w:val="006F66F3"/>
    <w:rsid w:val="006F6B1B"/>
    <w:rsid w:val="006F70BF"/>
    <w:rsid w:val="006F732F"/>
    <w:rsid w:val="006F75D6"/>
    <w:rsid w:val="006F765C"/>
    <w:rsid w:val="006F7DF1"/>
    <w:rsid w:val="00700033"/>
    <w:rsid w:val="007001F5"/>
    <w:rsid w:val="00700471"/>
    <w:rsid w:val="007005E6"/>
    <w:rsid w:val="00700831"/>
    <w:rsid w:val="00700BF1"/>
    <w:rsid w:val="00700C16"/>
    <w:rsid w:val="00700EF7"/>
    <w:rsid w:val="00701207"/>
    <w:rsid w:val="0070139E"/>
    <w:rsid w:val="0070153A"/>
    <w:rsid w:val="00701581"/>
    <w:rsid w:val="007017B1"/>
    <w:rsid w:val="0070182D"/>
    <w:rsid w:val="0070189A"/>
    <w:rsid w:val="00701A63"/>
    <w:rsid w:val="00701CE7"/>
    <w:rsid w:val="00702171"/>
    <w:rsid w:val="00702345"/>
    <w:rsid w:val="00702437"/>
    <w:rsid w:val="007028B8"/>
    <w:rsid w:val="0070388A"/>
    <w:rsid w:val="00703A44"/>
    <w:rsid w:val="00703AD8"/>
    <w:rsid w:val="00703CAF"/>
    <w:rsid w:val="00704E05"/>
    <w:rsid w:val="007058C6"/>
    <w:rsid w:val="00706071"/>
    <w:rsid w:val="0070643E"/>
    <w:rsid w:val="00706C5B"/>
    <w:rsid w:val="00706C65"/>
    <w:rsid w:val="00706F41"/>
    <w:rsid w:val="00707199"/>
    <w:rsid w:val="007078C4"/>
    <w:rsid w:val="00707914"/>
    <w:rsid w:val="00707BC2"/>
    <w:rsid w:val="00707FB8"/>
    <w:rsid w:val="00710B64"/>
    <w:rsid w:val="00710BD4"/>
    <w:rsid w:val="00710C4E"/>
    <w:rsid w:val="00710CC1"/>
    <w:rsid w:val="00710D6D"/>
    <w:rsid w:val="00710E15"/>
    <w:rsid w:val="0071114A"/>
    <w:rsid w:val="00711EDE"/>
    <w:rsid w:val="007122A0"/>
    <w:rsid w:val="007123DF"/>
    <w:rsid w:val="0071280C"/>
    <w:rsid w:val="00712AD1"/>
    <w:rsid w:val="00712D82"/>
    <w:rsid w:val="00712DFA"/>
    <w:rsid w:val="00713192"/>
    <w:rsid w:val="0071319F"/>
    <w:rsid w:val="007131E8"/>
    <w:rsid w:val="0071321F"/>
    <w:rsid w:val="00713550"/>
    <w:rsid w:val="0071386B"/>
    <w:rsid w:val="00713942"/>
    <w:rsid w:val="00713EFF"/>
    <w:rsid w:val="007148F3"/>
    <w:rsid w:val="007153DA"/>
    <w:rsid w:val="007153F9"/>
    <w:rsid w:val="007157EF"/>
    <w:rsid w:val="00715C8D"/>
    <w:rsid w:val="00715ED4"/>
    <w:rsid w:val="0071610D"/>
    <w:rsid w:val="00716A4C"/>
    <w:rsid w:val="00717900"/>
    <w:rsid w:val="00717B5A"/>
    <w:rsid w:val="00717EF7"/>
    <w:rsid w:val="00720B27"/>
    <w:rsid w:val="00720B2B"/>
    <w:rsid w:val="00720B93"/>
    <w:rsid w:val="00720C29"/>
    <w:rsid w:val="00720C97"/>
    <w:rsid w:val="00720D19"/>
    <w:rsid w:val="00721AE4"/>
    <w:rsid w:val="00721D60"/>
    <w:rsid w:val="00721D67"/>
    <w:rsid w:val="00721E72"/>
    <w:rsid w:val="00722044"/>
    <w:rsid w:val="007223FD"/>
    <w:rsid w:val="007226DC"/>
    <w:rsid w:val="0072276E"/>
    <w:rsid w:val="007227CF"/>
    <w:rsid w:val="007227DD"/>
    <w:rsid w:val="00722B9B"/>
    <w:rsid w:val="007230AA"/>
    <w:rsid w:val="007230E5"/>
    <w:rsid w:val="0072310F"/>
    <w:rsid w:val="00723115"/>
    <w:rsid w:val="00723A3E"/>
    <w:rsid w:val="00723DB0"/>
    <w:rsid w:val="00723F0A"/>
    <w:rsid w:val="00723F41"/>
    <w:rsid w:val="00724017"/>
    <w:rsid w:val="00724429"/>
    <w:rsid w:val="00724539"/>
    <w:rsid w:val="00724E2F"/>
    <w:rsid w:val="00725291"/>
    <w:rsid w:val="0072535A"/>
    <w:rsid w:val="007254EE"/>
    <w:rsid w:val="007257D6"/>
    <w:rsid w:val="00725906"/>
    <w:rsid w:val="00725D63"/>
    <w:rsid w:val="00725D84"/>
    <w:rsid w:val="007262B1"/>
    <w:rsid w:val="00726434"/>
    <w:rsid w:val="00726877"/>
    <w:rsid w:val="00727142"/>
    <w:rsid w:val="00727146"/>
    <w:rsid w:val="007276A7"/>
    <w:rsid w:val="007279CB"/>
    <w:rsid w:val="00727B28"/>
    <w:rsid w:val="00727E23"/>
    <w:rsid w:val="00730304"/>
    <w:rsid w:val="007306D5"/>
    <w:rsid w:val="00730802"/>
    <w:rsid w:val="007309BA"/>
    <w:rsid w:val="00730ED3"/>
    <w:rsid w:val="0073157F"/>
    <w:rsid w:val="007319C8"/>
    <w:rsid w:val="00731BBE"/>
    <w:rsid w:val="00731E2E"/>
    <w:rsid w:val="00731EC0"/>
    <w:rsid w:val="007322A3"/>
    <w:rsid w:val="007327B7"/>
    <w:rsid w:val="00732B79"/>
    <w:rsid w:val="00732D0E"/>
    <w:rsid w:val="007331FF"/>
    <w:rsid w:val="0073369D"/>
    <w:rsid w:val="00733E7A"/>
    <w:rsid w:val="00734D90"/>
    <w:rsid w:val="00734F68"/>
    <w:rsid w:val="0073522A"/>
    <w:rsid w:val="007352EF"/>
    <w:rsid w:val="00735795"/>
    <w:rsid w:val="00735868"/>
    <w:rsid w:val="00735AD9"/>
    <w:rsid w:val="00735B05"/>
    <w:rsid w:val="007363CE"/>
    <w:rsid w:val="007365CB"/>
    <w:rsid w:val="007366E8"/>
    <w:rsid w:val="007367A4"/>
    <w:rsid w:val="00736D31"/>
    <w:rsid w:val="00737369"/>
    <w:rsid w:val="00740132"/>
    <w:rsid w:val="007407BE"/>
    <w:rsid w:val="00740800"/>
    <w:rsid w:val="00740D58"/>
    <w:rsid w:val="00740E21"/>
    <w:rsid w:val="0074102D"/>
    <w:rsid w:val="007421A7"/>
    <w:rsid w:val="0074238C"/>
    <w:rsid w:val="007423C1"/>
    <w:rsid w:val="007426D8"/>
    <w:rsid w:val="00742758"/>
    <w:rsid w:val="00742B5D"/>
    <w:rsid w:val="00743021"/>
    <w:rsid w:val="0074324B"/>
    <w:rsid w:val="007432D1"/>
    <w:rsid w:val="007437E2"/>
    <w:rsid w:val="007439AF"/>
    <w:rsid w:val="00743A57"/>
    <w:rsid w:val="00743ADB"/>
    <w:rsid w:val="00744241"/>
    <w:rsid w:val="00744C63"/>
    <w:rsid w:val="00744E71"/>
    <w:rsid w:val="00744FF4"/>
    <w:rsid w:val="007458CF"/>
    <w:rsid w:val="00745ABE"/>
    <w:rsid w:val="00745ED4"/>
    <w:rsid w:val="007463CC"/>
    <w:rsid w:val="00746648"/>
    <w:rsid w:val="00746677"/>
    <w:rsid w:val="00746904"/>
    <w:rsid w:val="0074697A"/>
    <w:rsid w:val="00746D69"/>
    <w:rsid w:val="00746DC2"/>
    <w:rsid w:val="00747238"/>
    <w:rsid w:val="00747516"/>
    <w:rsid w:val="00747696"/>
    <w:rsid w:val="007477F1"/>
    <w:rsid w:val="00747900"/>
    <w:rsid w:val="00747952"/>
    <w:rsid w:val="00747B5C"/>
    <w:rsid w:val="0075010E"/>
    <w:rsid w:val="00750999"/>
    <w:rsid w:val="00750C9A"/>
    <w:rsid w:val="00750D49"/>
    <w:rsid w:val="007512C6"/>
    <w:rsid w:val="00751567"/>
    <w:rsid w:val="007515FC"/>
    <w:rsid w:val="00751DE3"/>
    <w:rsid w:val="00751F30"/>
    <w:rsid w:val="0075207E"/>
    <w:rsid w:val="00752745"/>
    <w:rsid w:val="00752B30"/>
    <w:rsid w:val="007530EB"/>
    <w:rsid w:val="007532E9"/>
    <w:rsid w:val="0075349F"/>
    <w:rsid w:val="007535A3"/>
    <w:rsid w:val="00753897"/>
    <w:rsid w:val="00753C66"/>
    <w:rsid w:val="00754318"/>
    <w:rsid w:val="0075432A"/>
    <w:rsid w:val="00754371"/>
    <w:rsid w:val="007545FC"/>
    <w:rsid w:val="007552FD"/>
    <w:rsid w:val="0075539A"/>
    <w:rsid w:val="007553CB"/>
    <w:rsid w:val="007554A1"/>
    <w:rsid w:val="00755573"/>
    <w:rsid w:val="00755FB7"/>
    <w:rsid w:val="007561D6"/>
    <w:rsid w:val="007565B5"/>
    <w:rsid w:val="00756638"/>
    <w:rsid w:val="007568EB"/>
    <w:rsid w:val="007574B5"/>
    <w:rsid w:val="00757E1C"/>
    <w:rsid w:val="007601BE"/>
    <w:rsid w:val="007605F9"/>
    <w:rsid w:val="0076069C"/>
    <w:rsid w:val="007608C5"/>
    <w:rsid w:val="00760F9E"/>
    <w:rsid w:val="007610C5"/>
    <w:rsid w:val="0076140D"/>
    <w:rsid w:val="0076158F"/>
    <w:rsid w:val="007617DC"/>
    <w:rsid w:val="00761BF1"/>
    <w:rsid w:val="00761EB1"/>
    <w:rsid w:val="00762323"/>
    <w:rsid w:val="007628FE"/>
    <w:rsid w:val="00762F7D"/>
    <w:rsid w:val="00763203"/>
    <w:rsid w:val="00763450"/>
    <w:rsid w:val="00764433"/>
    <w:rsid w:val="00764442"/>
    <w:rsid w:val="00764C19"/>
    <w:rsid w:val="00764F4B"/>
    <w:rsid w:val="007655F4"/>
    <w:rsid w:val="0076560D"/>
    <w:rsid w:val="00765615"/>
    <w:rsid w:val="00765970"/>
    <w:rsid w:val="007659EC"/>
    <w:rsid w:val="00765D65"/>
    <w:rsid w:val="00765D69"/>
    <w:rsid w:val="00766141"/>
    <w:rsid w:val="00766741"/>
    <w:rsid w:val="00766D6F"/>
    <w:rsid w:val="00766F9D"/>
    <w:rsid w:val="00767044"/>
    <w:rsid w:val="00767903"/>
    <w:rsid w:val="007679A4"/>
    <w:rsid w:val="0077001E"/>
    <w:rsid w:val="007708C4"/>
    <w:rsid w:val="00771627"/>
    <w:rsid w:val="00772005"/>
    <w:rsid w:val="00772031"/>
    <w:rsid w:val="007721F2"/>
    <w:rsid w:val="007724FE"/>
    <w:rsid w:val="00772B68"/>
    <w:rsid w:val="00772B7F"/>
    <w:rsid w:val="00772E00"/>
    <w:rsid w:val="00772F89"/>
    <w:rsid w:val="0077321E"/>
    <w:rsid w:val="00773D11"/>
    <w:rsid w:val="00774225"/>
    <w:rsid w:val="0077540D"/>
    <w:rsid w:val="00775678"/>
    <w:rsid w:val="00775C3E"/>
    <w:rsid w:val="00775C9D"/>
    <w:rsid w:val="00775CE2"/>
    <w:rsid w:val="00776430"/>
    <w:rsid w:val="00776C04"/>
    <w:rsid w:val="00777054"/>
    <w:rsid w:val="0077721E"/>
    <w:rsid w:val="007774E0"/>
    <w:rsid w:val="007776C7"/>
    <w:rsid w:val="00777D37"/>
    <w:rsid w:val="0078069C"/>
    <w:rsid w:val="007807B0"/>
    <w:rsid w:val="007808E9"/>
    <w:rsid w:val="00780964"/>
    <w:rsid w:val="00780A5F"/>
    <w:rsid w:val="00780B7F"/>
    <w:rsid w:val="0078145E"/>
    <w:rsid w:val="007815B2"/>
    <w:rsid w:val="007819BB"/>
    <w:rsid w:val="00781E58"/>
    <w:rsid w:val="00781FEC"/>
    <w:rsid w:val="00782420"/>
    <w:rsid w:val="0078295C"/>
    <w:rsid w:val="00782D40"/>
    <w:rsid w:val="00783097"/>
    <w:rsid w:val="00783335"/>
    <w:rsid w:val="0078391C"/>
    <w:rsid w:val="00783B71"/>
    <w:rsid w:val="00783BF4"/>
    <w:rsid w:val="00783E8B"/>
    <w:rsid w:val="00784061"/>
    <w:rsid w:val="007841DF"/>
    <w:rsid w:val="0078432E"/>
    <w:rsid w:val="00784591"/>
    <w:rsid w:val="00784B90"/>
    <w:rsid w:val="00784F78"/>
    <w:rsid w:val="0078506E"/>
    <w:rsid w:val="00785344"/>
    <w:rsid w:val="007859DA"/>
    <w:rsid w:val="007860C6"/>
    <w:rsid w:val="00786AAD"/>
    <w:rsid w:val="0078719E"/>
    <w:rsid w:val="00787289"/>
    <w:rsid w:val="00787DD0"/>
    <w:rsid w:val="0079011D"/>
    <w:rsid w:val="00790313"/>
    <w:rsid w:val="00790683"/>
    <w:rsid w:val="00790BC3"/>
    <w:rsid w:val="00790E01"/>
    <w:rsid w:val="00790E09"/>
    <w:rsid w:val="00790F25"/>
    <w:rsid w:val="00790FF7"/>
    <w:rsid w:val="007914AB"/>
    <w:rsid w:val="007915B6"/>
    <w:rsid w:val="00791606"/>
    <w:rsid w:val="00791BD8"/>
    <w:rsid w:val="00791BF6"/>
    <w:rsid w:val="007929DF"/>
    <w:rsid w:val="00792B23"/>
    <w:rsid w:val="00792D02"/>
    <w:rsid w:val="007936FE"/>
    <w:rsid w:val="00793EBD"/>
    <w:rsid w:val="007942EE"/>
    <w:rsid w:val="00794391"/>
    <w:rsid w:val="00794570"/>
    <w:rsid w:val="007947FA"/>
    <w:rsid w:val="0079500A"/>
    <w:rsid w:val="007951EB"/>
    <w:rsid w:val="00795215"/>
    <w:rsid w:val="00795295"/>
    <w:rsid w:val="00795A8D"/>
    <w:rsid w:val="00795C58"/>
    <w:rsid w:val="00795D0C"/>
    <w:rsid w:val="00795E4B"/>
    <w:rsid w:val="00795FBC"/>
    <w:rsid w:val="00796151"/>
    <w:rsid w:val="0079643C"/>
    <w:rsid w:val="007975AD"/>
    <w:rsid w:val="0079766D"/>
    <w:rsid w:val="00797761"/>
    <w:rsid w:val="007977B2"/>
    <w:rsid w:val="00797AE7"/>
    <w:rsid w:val="007A0204"/>
    <w:rsid w:val="007A08A3"/>
    <w:rsid w:val="007A0A6E"/>
    <w:rsid w:val="007A0BF4"/>
    <w:rsid w:val="007A0D94"/>
    <w:rsid w:val="007A13EB"/>
    <w:rsid w:val="007A18BF"/>
    <w:rsid w:val="007A1DB7"/>
    <w:rsid w:val="007A1DD8"/>
    <w:rsid w:val="007A2096"/>
    <w:rsid w:val="007A26C0"/>
    <w:rsid w:val="007A277A"/>
    <w:rsid w:val="007A29C4"/>
    <w:rsid w:val="007A2FC1"/>
    <w:rsid w:val="007A376B"/>
    <w:rsid w:val="007A4126"/>
    <w:rsid w:val="007A4156"/>
    <w:rsid w:val="007A41AE"/>
    <w:rsid w:val="007A6101"/>
    <w:rsid w:val="007A65B3"/>
    <w:rsid w:val="007A6C12"/>
    <w:rsid w:val="007A6D01"/>
    <w:rsid w:val="007A6DEC"/>
    <w:rsid w:val="007A7B92"/>
    <w:rsid w:val="007A7C63"/>
    <w:rsid w:val="007B0288"/>
    <w:rsid w:val="007B07EE"/>
    <w:rsid w:val="007B0C3C"/>
    <w:rsid w:val="007B0D92"/>
    <w:rsid w:val="007B0F4F"/>
    <w:rsid w:val="007B123F"/>
    <w:rsid w:val="007B13E8"/>
    <w:rsid w:val="007B144C"/>
    <w:rsid w:val="007B1581"/>
    <w:rsid w:val="007B19CA"/>
    <w:rsid w:val="007B1A00"/>
    <w:rsid w:val="007B21C3"/>
    <w:rsid w:val="007B23D2"/>
    <w:rsid w:val="007B2584"/>
    <w:rsid w:val="007B3041"/>
    <w:rsid w:val="007B3864"/>
    <w:rsid w:val="007B3B16"/>
    <w:rsid w:val="007B4456"/>
    <w:rsid w:val="007B44E0"/>
    <w:rsid w:val="007B4596"/>
    <w:rsid w:val="007B4A6D"/>
    <w:rsid w:val="007B4BE5"/>
    <w:rsid w:val="007B4DF1"/>
    <w:rsid w:val="007B4F18"/>
    <w:rsid w:val="007B53CD"/>
    <w:rsid w:val="007B5603"/>
    <w:rsid w:val="007B5799"/>
    <w:rsid w:val="007B5A45"/>
    <w:rsid w:val="007B5B51"/>
    <w:rsid w:val="007B6198"/>
    <w:rsid w:val="007B61E1"/>
    <w:rsid w:val="007B660B"/>
    <w:rsid w:val="007B67CD"/>
    <w:rsid w:val="007B6F15"/>
    <w:rsid w:val="007B747F"/>
    <w:rsid w:val="007B78D6"/>
    <w:rsid w:val="007C0A16"/>
    <w:rsid w:val="007C15F4"/>
    <w:rsid w:val="007C1886"/>
    <w:rsid w:val="007C279F"/>
    <w:rsid w:val="007C2CE2"/>
    <w:rsid w:val="007C2D1C"/>
    <w:rsid w:val="007C378A"/>
    <w:rsid w:val="007C3801"/>
    <w:rsid w:val="007C3C2F"/>
    <w:rsid w:val="007C4017"/>
    <w:rsid w:val="007C4367"/>
    <w:rsid w:val="007C4DAC"/>
    <w:rsid w:val="007C4F2F"/>
    <w:rsid w:val="007C5002"/>
    <w:rsid w:val="007C5176"/>
    <w:rsid w:val="007C5686"/>
    <w:rsid w:val="007C5865"/>
    <w:rsid w:val="007C5FFE"/>
    <w:rsid w:val="007C669C"/>
    <w:rsid w:val="007C6A7A"/>
    <w:rsid w:val="007C6C42"/>
    <w:rsid w:val="007C7190"/>
    <w:rsid w:val="007C7A1A"/>
    <w:rsid w:val="007D008A"/>
    <w:rsid w:val="007D0A17"/>
    <w:rsid w:val="007D0EEC"/>
    <w:rsid w:val="007D10CD"/>
    <w:rsid w:val="007D1388"/>
    <w:rsid w:val="007D168F"/>
    <w:rsid w:val="007D1EA0"/>
    <w:rsid w:val="007D1FE2"/>
    <w:rsid w:val="007D20F9"/>
    <w:rsid w:val="007D2907"/>
    <w:rsid w:val="007D2F43"/>
    <w:rsid w:val="007D3352"/>
    <w:rsid w:val="007D399E"/>
    <w:rsid w:val="007D3E45"/>
    <w:rsid w:val="007D45F2"/>
    <w:rsid w:val="007D462B"/>
    <w:rsid w:val="007D4A2E"/>
    <w:rsid w:val="007D4D74"/>
    <w:rsid w:val="007D510D"/>
    <w:rsid w:val="007D5D0B"/>
    <w:rsid w:val="007D5D58"/>
    <w:rsid w:val="007D5E25"/>
    <w:rsid w:val="007D655E"/>
    <w:rsid w:val="007D65D5"/>
    <w:rsid w:val="007D676E"/>
    <w:rsid w:val="007D7716"/>
    <w:rsid w:val="007D7FB9"/>
    <w:rsid w:val="007E00CF"/>
    <w:rsid w:val="007E0471"/>
    <w:rsid w:val="007E0562"/>
    <w:rsid w:val="007E083C"/>
    <w:rsid w:val="007E0A9F"/>
    <w:rsid w:val="007E0EBA"/>
    <w:rsid w:val="007E0F29"/>
    <w:rsid w:val="007E15DA"/>
    <w:rsid w:val="007E1708"/>
    <w:rsid w:val="007E18F0"/>
    <w:rsid w:val="007E1E95"/>
    <w:rsid w:val="007E3732"/>
    <w:rsid w:val="007E3915"/>
    <w:rsid w:val="007E3991"/>
    <w:rsid w:val="007E3A4D"/>
    <w:rsid w:val="007E3F1F"/>
    <w:rsid w:val="007E4101"/>
    <w:rsid w:val="007E4593"/>
    <w:rsid w:val="007E4BEB"/>
    <w:rsid w:val="007E4C64"/>
    <w:rsid w:val="007E4D8D"/>
    <w:rsid w:val="007E62F0"/>
    <w:rsid w:val="007E6B3A"/>
    <w:rsid w:val="007E6B84"/>
    <w:rsid w:val="007E7037"/>
    <w:rsid w:val="007E7356"/>
    <w:rsid w:val="007E787A"/>
    <w:rsid w:val="007E7904"/>
    <w:rsid w:val="007F01A9"/>
    <w:rsid w:val="007F01ED"/>
    <w:rsid w:val="007F0A8F"/>
    <w:rsid w:val="007F10EF"/>
    <w:rsid w:val="007F12EA"/>
    <w:rsid w:val="007F15BA"/>
    <w:rsid w:val="007F1613"/>
    <w:rsid w:val="007F18A1"/>
    <w:rsid w:val="007F1A7B"/>
    <w:rsid w:val="007F1F36"/>
    <w:rsid w:val="007F246E"/>
    <w:rsid w:val="007F259A"/>
    <w:rsid w:val="007F26BE"/>
    <w:rsid w:val="007F28FE"/>
    <w:rsid w:val="007F2BA7"/>
    <w:rsid w:val="007F2BC1"/>
    <w:rsid w:val="007F3230"/>
    <w:rsid w:val="007F323C"/>
    <w:rsid w:val="007F32FA"/>
    <w:rsid w:val="007F38C9"/>
    <w:rsid w:val="007F39AE"/>
    <w:rsid w:val="007F4321"/>
    <w:rsid w:val="007F445A"/>
    <w:rsid w:val="007F459C"/>
    <w:rsid w:val="007F45AD"/>
    <w:rsid w:val="007F4754"/>
    <w:rsid w:val="007F479B"/>
    <w:rsid w:val="007F4839"/>
    <w:rsid w:val="007F49D4"/>
    <w:rsid w:val="007F4CBF"/>
    <w:rsid w:val="007F547C"/>
    <w:rsid w:val="007F553C"/>
    <w:rsid w:val="007F556F"/>
    <w:rsid w:val="007F58B5"/>
    <w:rsid w:val="007F6316"/>
    <w:rsid w:val="007F63DB"/>
    <w:rsid w:val="007F6634"/>
    <w:rsid w:val="007F6B00"/>
    <w:rsid w:val="007F6B46"/>
    <w:rsid w:val="007F71D8"/>
    <w:rsid w:val="007F7231"/>
    <w:rsid w:val="007F724F"/>
    <w:rsid w:val="007F742F"/>
    <w:rsid w:val="007F7461"/>
    <w:rsid w:val="00800347"/>
    <w:rsid w:val="00800A2A"/>
    <w:rsid w:val="00800D23"/>
    <w:rsid w:val="00800F8A"/>
    <w:rsid w:val="00801143"/>
    <w:rsid w:val="00801379"/>
    <w:rsid w:val="0080177C"/>
    <w:rsid w:val="00801B61"/>
    <w:rsid w:val="00801C44"/>
    <w:rsid w:val="0080249B"/>
    <w:rsid w:val="0080281A"/>
    <w:rsid w:val="008028B1"/>
    <w:rsid w:val="00803F1A"/>
    <w:rsid w:val="00804504"/>
    <w:rsid w:val="008045BD"/>
    <w:rsid w:val="0080474F"/>
    <w:rsid w:val="00804A89"/>
    <w:rsid w:val="00804F41"/>
    <w:rsid w:val="008051A2"/>
    <w:rsid w:val="00805686"/>
    <w:rsid w:val="00806017"/>
    <w:rsid w:val="00806587"/>
    <w:rsid w:val="00806A1B"/>
    <w:rsid w:val="00806A6D"/>
    <w:rsid w:val="00806AC2"/>
    <w:rsid w:val="008072BF"/>
    <w:rsid w:val="008072C2"/>
    <w:rsid w:val="0080763F"/>
    <w:rsid w:val="008077A6"/>
    <w:rsid w:val="0080784D"/>
    <w:rsid w:val="00810334"/>
    <w:rsid w:val="0081061C"/>
    <w:rsid w:val="00810926"/>
    <w:rsid w:val="00810D3C"/>
    <w:rsid w:val="0081142C"/>
    <w:rsid w:val="00811EFB"/>
    <w:rsid w:val="0081232D"/>
    <w:rsid w:val="008127A4"/>
    <w:rsid w:val="00812814"/>
    <w:rsid w:val="008129A1"/>
    <w:rsid w:val="008143F4"/>
    <w:rsid w:val="00814543"/>
    <w:rsid w:val="00814591"/>
    <w:rsid w:val="0081480B"/>
    <w:rsid w:val="00814A60"/>
    <w:rsid w:val="00814CE3"/>
    <w:rsid w:val="00815038"/>
    <w:rsid w:val="008156FF"/>
    <w:rsid w:val="00815807"/>
    <w:rsid w:val="00815D6C"/>
    <w:rsid w:val="00815E68"/>
    <w:rsid w:val="00815FF1"/>
    <w:rsid w:val="0081638F"/>
    <w:rsid w:val="008164DF"/>
    <w:rsid w:val="008168C1"/>
    <w:rsid w:val="00816CB1"/>
    <w:rsid w:val="00816DF0"/>
    <w:rsid w:val="0081760A"/>
    <w:rsid w:val="00817807"/>
    <w:rsid w:val="008179A3"/>
    <w:rsid w:val="00817DE0"/>
    <w:rsid w:val="00820197"/>
    <w:rsid w:val="008202EB"/>
    <w:rsid w:val="00820382"/>
    <w:rsid w:val="00820D3E"/>
    <w:rsid w:val="00820D86"/>
    <w:rsid w:val="0082103D"/>
    <w:rsid w:val="0082171E"/>
    <w:rsid w:val="00821D05"/>
    <w:rsid w:val="00821D7E"/>
    <w:rsid w:val="008226CA"/>
    <w:rsid w:val="00822874"/>
    <w:rsid w:val="00822925"/>
    <w:rsid w:val="00823358"/>
    <w:rsid w:val="00823551"/>
    <w:rsid w:val="00823814"/>
    <w:rsid w:val="0082384C"/>
    <w:rsid w:val="008239CF"/>
    <w:rsid w:val="00823CDF"/>
    <w:rsid w:val="00823DF4"/>
    <w:rsid w:val="008246CB"/>
    <w:rsid w:val="008248D4"/>
    <w:rsid w:val="00825268"/>
    <w:rsid w:val="00825304"/>
    <w:rsid w:val="0082542C"/>
    <w:rsid w:val="0082571B"/>
    <w:rsid w:val="008257C7"/>
    <w:rsid w:val="00825D1B"/>
    <w:rsid w:val="008260A2"/>
    <w:rsid w:val="00826CB2"/>
    <w:rsid w:val="00826FBD"/>
    <w:rsid w:val="0082739C"/>
    <w:rsid w:val="008275DB"/>
    <w:rsid w:val="0082766D"/>
    <w:rsid w:val="00827E1D"/>
    <w:rsid w:val="00830029"/>
    <w:rsid w:val="00830AB2"/>
    <w:rsid w:val="00830B9C"/>
    <w:rsid w:val="00830DF0"/>
    <w:rsid w:val="00830FDF"/>
    <w:rsid w:val="008310F2"/>
    <w:rsid w:val="00832CDF"/>
    <w:rsid w:val="00832D76"/>
    <w:rsid w:val="00832E79"/>
    <w:rsid w:val="008330C0"/>
    <w:rsid w:val="00833B34"/>
    <w:rsid w:val="00833C87"/>
    <w:rsid w:val="0083452C"/>
    <w:rsid w:val="00834793"/>
    <w:rsid w:val="00834D09"/>
    <w:rsid w:val="00834FD9"/>
    <w:rsid w:val="0083535F"/>
    <w:rsid w:val="00835478"/>
    <w:rsid w:val="008355F9"/>
    <w:rsid w:val="00835703"/>
    <w:rsid w:val="008357B2"/>
    <w:rsid w:val="00835AD9"/>
    <w:rsid w:val="00835EFA"/>
    <w:rsid w:val="008361EF"/>
    <w:rsid w:val="0083627A"/>
    <w:rsid w:val="00836B40"/>
    <w:rsid w:val="00836D54"/>
    <w:rsid w:val="008370A9"/>
    <w:rsid w:val="00837401"/>
    <w:rsid w:val="00837465"/>
    <w:rsid w:val="00837B41"/>
    <w:rsid w:val="00837DDF"/>
    <w:rsid w:val="00837F5E"/>
    <w:rsid w:val="00837FA8"/>
    <w:rsid w:val="008402F1"/>
    <w:rsid w:val="008406CC"/>
    <w:rsid w:val="00840706"/>
    <w:rsid w:val="00840726"/>
    <w:rsid w:val="00840748"/>
    <w:rsid w:val="0084101D"/>
    <w:rsid w:val="008410C7"/>
    <w:rsid w:val="008410CA"/>
    <w:rsid w:val="00841837"/>
    <w:rsid w:val="00841DEC"/>
    <w:rsid w:val="00842132"/>
    <w:rsid w:val="00842153"/>
    <w:rsid w:val="008421A3"/>
    <w:rsid w:val="00842418"/>
    <w:rsid w:val="008429B5"/>
    <w:rsid w:val="00843C26"/>
    <w:rsid w:val="00843E60"/>
    <w:rsid w:val="00843E80"/>
    <w:rsid w:val="00843E92"/>
    <w:rsid w:val="00843F02"/>
    <w:rsid w:val="0084466D"/>
    <w:rsid w:val="00845141"/>
    <w:rsid w:val="0084520F"/>
    <w:rsid w:val="0084559E"/>
    <w:rsid w:val="00845E01"/>
    <w:rsid w:val="00845F18"/>
    <w:rsid w:val="00846473"/>
    <w:rsid w:val="00846BA5"/>
    <w:rsid w:val="00847216"/>
    <w:rsid w:val="00847283"/>
    <w:rsid w:val="00847B53"/>
    <w:rsid w:val="00847B5C"/>
    <w:rsid w:val="00847D6E"/>
    <w:rsid w:val="00850515"/>
    <w:rsid w:val="0085076B"/>
    <w:rsid w:val="00850FA0"/>
    <w:rsid w:val="0085188D"/>
    <w:rsid w:val="008518DA"/>
    <w:rsid w:val="00851AC0"/>
    <w:rsid w:val="00851C9E"/>
    <w:rsid w:val="0085203E"/>
    <w:rsid w:val="00852061"/>
    <w:rsid w:val="008520EA"/>
    <w:rsid w:val="00853012"/>
    <w:rsid w:val="008533FF"/>
    <w:rsid w:val="00853471"/>
    <w:rsid w:val="008534CD"/>
    <w:rsid w:val="00853B99"/>
    <w:rsid w:val="00853E04"/>
    <w:rsid w:val="00853E95"/>
    <w:rsid w:val="00854296"/>
    <w:rsid w:val="00854CBA"/>
    <w:rsid w:val="008559AB"/>
    <w:rsid w:val="00856433"/>
    <w:rsid w:val="008564B2"/>
    <w:rsid w:val="008565FA"/>
    <w:rsid w:val="00856665"/>
    <w:rsid w:val="00857157"/>
    <w:rsid w:val="00857747"/>
    <w:rsid w:val="00857922"/>
    <w:rsid w:val="00857A13"/>
    <w:rsid w:val="00857A1A"/>
    <w:rsid w:val="008600E4"/>
    <w:rsid w:val="00860A5F"/>
    <w:rsid w:val="00860CC5"/>
    <w:rsid w:val="00860E0C"/>
    <w:rsid w:val="00860F2E"/>
    <w:rsid w:val="00861492"/>
    <w:rsid w:val="0086152D"/>
    <w:rsid w:val="008618CB"/>
    <w:rsid w:val="00861AEF"/>
    <w:rsid w:val="00861CBD"/>
    <w:rsid w:val="00861D9F"/>
    <w:rsid w:val="00861E3B"/>
    <w:rsid w:val="00861F48"/>
    <w:rsid w:val="0086210A"/>
    <w:rsid w:val="00862199"/>
    <w:rsid w:val="00862532"/>
    <w:rsid w:val="0086262C"/>
    <w:rsid w:val="008626B0"/>
    <w:rsid w:val="00862C00"/>
    <w:rsid w:val="00862E77"/>
    <w:rsid w:val="008632E8"/>
    <w:rsid w:val="008635D2"/>
    <w:rsid w:val="008639E5"/>
    <w:rsid w:val="00864F08"/>
    <w:rsid w:val="00864F81"/>
    <w:rsid w:val="00865445"/>
    <w:rsid w:val="008654AD"/>
    <w:rsid w:val="0086585D"/>
    <w:rsid w:val="00865B23"/>
    <w:rsid w:val="00866860"/>
    <w:rsid w:val="008669AB"/>
    <w:rsid w:val="00866A58"/>
    <w:rsid w:val="00867036"/>
    <w:rsid w:val="008670EA"/>
    <w:rsid w:val="00867325"/>
    <w:rsid w:val="008676BD"/>
    <w:rsid w:val="00867AD6"/>
    <w:rsid w:val="00867B91"/>
    <w:rsid w:val="00867D82"/>
    <w:rsid w:val="00867FC2"/>
    <w:rsid w:val="00870888"/>
    <w:rsid w:val="00870914"/>
    <w:rsid w:val="0087111B"/>
    <w:rsid w:val="008712F6"/>
    <w:rsid w:val="008716B1"/>
    <w:rsid w:val="008717ED"/>
    <w:rsid w:val="00871919"/>
    <w:rsid w:val="00871972"/>
    <w:rsid w:val="00871ED9"/>
    <w:rsid w:val="00871EDF"/>
    <w:rsid w:val="0087218D"/>
    <w:rsid w:val="00872205"/>
    <w:rsid w:val="008725EF"/>
    <w:rsid w:val="008727F7"/>
    <w:rsid w:val="008729E2"/>
    <w:rsid w:val="00872A99"/>
    <w:rsid w:val="008732F8"/>
    <w:rsid w:val="00873B43"/>
    <w:rsid w:val="00873F23"/>
    <w:rsid w:val="00874B25"/>
    <w:rsid w:val="00875535"/>
    <w:rsid w:val="00875761"/>
    <w:rsid w:val="00875793"/>
    <w:rsid w:val="0087584F"/>
    <w:rsid w:val="00875ABA"/>
    <w:rsid w:val="008761EC"/>
    <w:rsid w:val="00876484"/>
    <w:rsid w:val="00876A4F"/>
    <w:rsid w:val="00876A58"/>
    <w:rsid w:val="00876C54"/>
    <w:rsid w:val="0087742A"/>
    <w:rsid w:val="00877728"/>
    <w:rsid w:val="0087796C"/>
    <w:rsid w:val="00877C71"/>
    <w:rsid w:val="00877F6D"/>
    <w:rsid w:val="008804D5"/>
    <w:rsid w:val="008806BD"/>
    <w:rsid w:val="008809A0"/>
    <w:rsid w:val="0088120E"/>
    <w:rsid w:val="00881516"/>
    <w:rsid w:val="008816B2"/>
    <w:rsid w:val="00881AA8"/>
    <w:rsid w:val="00881B5E"/>
    <w:rsid w:val="00881E57"/>
    <w:rsid w:val="00882130"/>
    <w:rsid w:val="0088217F"/>
    <w:rsid w:val="00882B04"/>
    <w:rsid w:val="00882FAC"/>
    <w:rsid w:val="00883122"/>
    <w:rsid w:val="00883147"/>
    <w:rsid w:val="00883736"/>
    <w:rsid w:val="00883951"/>
    <w:rsid w:val="00883D9E"/>
    <w:rsid w:val="00883DD2"/>
    <w:rsid w:val="00884012"/>
    <w:rsid w:val="0088414D"/>
    <w:rsid w:val="0088431C"/>
    <w:rsid w:val="00884AB4"/>
    <w:rsid w:val="00884E53"/>
    <w:rsid w:val="00885BCB"/>
    <w:rsid w:val="00885BD8"/>
    <w:rsid w:val="0088655E"/>
    <w:rsid w:val="008869CE"/>
    <w:rsid w:val="00886A97"/>
    <w:rsid w:val="00887965"/>
    <w:rsid w:val="00887DDB"/>
    <w:rsid w:val="008904EE"/>
    <w:rsid w:val="00890B02"/>
    <w:rsid w:val="00890D79"/>
    <w:rsid w:val="00891084"/>
    <w:rsid w:val="008910C4"/>
    <w:rsid w:val="008910DC"/>
    <w:rsid w:val="008910E8"/>
    <w:rsid w:val="00891F80"/>
    <w:rsid w:val="00892172"/>
    <w:rsid w:val="00892303"/>
    <w:rsid w:val="008923FF"/>
    <w:rsid w:val="008924C2"/>
    <w:rsid w:val="008927BE"/>
    <w:rsid w:val="00892839"/>
    <w:rsid w:val="00892E37"/>
    <w:rsid w:val="00892E3D"/>
    <w:rsid w:val="00893668"/>
    <w:rsid w:val="00894071"/>
    <w:rsid w:val="008941AB"/>
    <w:rsid w:val="0089494F"/>
    <w:rsid w:val="00894959"/>
    <w:rsid w:val="0089499A"/>
    <w:rsid w:val="008949F2"/>
    <w:rsid w:val="00894E43"/>
    <w:rsid w:val="00895BA0"/>
    <w:rsid w:val="00895ED7"/>
    <w:rsid w:val="008960C3"/>
    <w:rsid w:val="008960F5"/>
    <w:rsid w:val="0089614B"/>
    <w:rsid w:val="008965E1"/>
    <w:rsid w:val="00896C45"/>
    <w:rsid w:val="00896F4B"/>
    <w:rsid w:val="00896F8F"/>
    <w:rsid w:val="0089727F"/>
    <w:rsid w:val="008972B3"/>
    <w:rsid w:val="008976AB"/>
    <w:rsid w:val="008976B6"/>
    <w:rsid w:val="00897BB9"/>
    <w:rsid w:val="00897E4B"/>
    <w:rsid w:val="008A07D9"/>
    <w:rsid w:val="008A0EF1"/>
    <w:rsid w:val="008A1295"/>
    <w:rsid w:val="008A17F8"/>
    <w:rsid w:val="008A1869"/>
    <w:rsid w:val="008A19A6"/>
    <w:rsid w:val="008A24FF"/>
    <w:rsid w:val="008A2A40"/>
    <w:rsid w:val="008A2E24"/>
    <w:rsid w:val="008A310F"/>
    <w:rsid w:val="008A3786"/>
    <w:rsid w:val="008A3C1B"/>
    <w:rsid w:val="008A3D4A"/>
    <w:rsid w:val="008A4083"/>
    <w:rsid w:val="008A4338"/>
    <w:rsid w:val="008A46FA"/>
    <w:rsid w:val="008A4976"/>
    <w:rsid w:val="008A4B3A"/>
    <w:rsid w:val="008A4D1F"/>
    <w:rsid w:val="008A570E"/>
    <w:rsid w:val="008A575D"/>
    <w:rsid w:val="008A5ABB"/>
    <w:rsid w:val="008A62B6"/>
    <w:rsid w:val="008A64F6"/>
    <w:rsid w:val="008A76C8"/>
    <w:rsid w:val="008A7A9F"/>
    <w:rsid w:val="008A7BA0"/>
    <w:rsid w:val="008A7C0D"/>
    <w:rsid w:val="008B0537"/>
    <w:rsid w:val="008B0D3E"/>
    <w:rsid w:val="008B21CC"/>
    <w:rsid w:val="008B2370"/>
    <w:rsid w:val="008B26A3"/>
    <w:rsid w:val="008B2B23"/>
    <w:rsid w:val="008B3F31"/>
    <w:rsid w:val="008B3F73"/>
    <w:rsid w:val="008B46F0"/>
    <w:rsid w:val="008B4C8E"/>
    <w:rsid w:val="008B4D51"/>
    <w:rsid w:val="008B4D72"/>
    <w:rsid w:val="008B5470"/>
    <w:rsid w:val="008B5485"/>
    <w:rsid w:val="008B55AA"/>
    <w:rsid w:val="008B56A1"/>
    <w:rsid w:val="008B60ED"/>
    <w:rsid w:val="008B6116"/>
    <w:rsid w:val="008B61AB"/>
    <w:rsid w:val="008B6372"/>
    <w:rsid w:val="008B6721"/>
    <w:rsid w:val="008B6AD8"/>
    <w:rsid w:val="008B6AE8"/>
    <w:rsid w:val="008B7080"/>
    <w:rsid w:val="008B76C6"/>
    <w:rsid w:val="008B7806"/>
    <w:rsid w:val="008B7D02"/>
    <w:rsid w:val="008B7D22"/>
    <w:rsid w:val="008B7EE1"/>
    <w:rsid w:val="008C00F0"/>
    <w:rsid w:val="008C05BB"/>
    <w:rsid w:val="008C0882"/>
    <w:rsid w:val="008C16CF"/>
    <w:rsid w:val="008C196E"/>
    <w:rsid w:val="008C1B09"/>
    <w:rsid w:val="008C1D02"/>
    <w:rsid w:val="008C1D11"/>
    <w:rsid w:val="008C2051"/>
    <w:rsid w:val="008C2206"/>
    <w:rsid w:val="008C2579"/>
    <w:rsid w:val="008C26F5"/>
    <w:rsid w:val="008C2CCE"/>
    <w:rsid w:val="008C2D41"/>
    <w:rsid w:val="008C2DB9"/>
    <w:rsid w:val="008C2EB9"/>
    <w:rsid w:val="008C2F6C"/>
    <w:rsid w:val="008C33EB"/>
    <w:rsid w:val="008C364F"/>
    <w:rsid w:val="008C3921"/>
    <w:rsid w:val="008C3A37"/>
    <w:rsid w:val="008C3AC9"/>
    <w:rsid w:val="008C3D2F"/>
    <w:rsid w:val="008C411F"/>
    <w:rsid w:val="008C41A6"/>
    <w:rsid w:val="008C423E"/>
    <w:rsid w:val="008C4586"/>
    <w:rsid w:val="008C4901"/>
    <w:rsid w:val="008C4AA3"/>
    <w:rsid w:val="008C514E"/>
    <w:rsid w:val="008C63A4"/>
    <w:rsid w:val="008C66B8"/>
    <w:rsid w:val="008C683F"/>
    <w:rsid w:val="008C6CCF"/>
    <w:rsid w:val="008C71EA"/>
    <w:rsid w:val="008C73B4"/>
    <w:rsid w:val="008C79C7"/>
    <w:rsid w:val="008C7BB1"/>
    <w:rsid w:val="008C7C72"/>
    <w:rsid w:val="008D06A1"/>
    <w:rsid w:val="008D094B"/>
    <w:rsid w:val="008D0A7F"/>
    <w:rsid w:val="008D0B3B"/>
    <w:rsid w:val="008D0DFF"/>
    <w:rsid w:val="008D140F"/>
    <w:rsid w:val="008D2057"/>
    <w:rsid w:val="008D2ABC"/>
    <w:rsid w:val="008D2B64"/>
    <w:rsid w:val="008D2DE8"/>
    <w:rsid w:val="008D2FA2"/>
    <w:rsid w:val="008D3378"/>
    <w:rsid w:val="008D3468"/>
    <w:rsid w:val="008D3796"/>
    <w:rsid w:val="008D396F"/>
    <w:rsid w:val="008D3BFF"/>
    <w:rsid w:val="008D3C2E"/>
    <w:rsid w:val="008D435A"/>
    <w:rsid w:val="008D533C"/>
    <w:rsid w:val="008D53F5"/>
    <w:rsid w:val="008D56A4"/>
    <w:rsid w:val="008D644E"/>
    <w:rsid w:val="008D64E3"/>
    <w:rsid w:val="008D652E"/>
    <w:rsid w:val="008D6E73"/>
    <w:rsid w:val="008D74B6"/>
    <w:rsid w:val="008D76A4"/>
    <w:rsid w:val="008D76CC"/>
    <w:rsid w:val="008D7C43"/>
    <w:rsid w:val="008D7E5C"/>
    <w:rsid w:val="008E02F9"/>
    <w:rsid w:val="008E0530"/>
    <w:rsid w:val="008E05C8"/>
    <w:rsid w:val="008E0B7B"/>
    <w:rsid w:val="008E1228"/>
    <w:rsid w:val="008E1C64"/>
    <w:rsid w:val="008E218A"/>
    <w:rsid w:val="008E2580"/>
    <w:rsid w:val="008E267D"/>
    <w:rsid w:val="008E2718"/>
    <w:rsid w:val="008E2892"/>
    <w:rsid w:val="008E28B6"/>
    <w:rsid w:val="008E292C"/>
    <w:rsid w:val="008E2A76"/>
    <w:rsid w:val="008E2D42"/>
    <w:rsid w:val="008E2DDD"/>
    <w:rsid w:val="008E2F09"/>
    <w:rsid w:val="008E38B9"/>
    <w:rsid w:val="008E39A1"/>
    <w:rsid w:val="008E39CD"/>
    <w:rsid w:val="008E3AAA"/>
    <w:rsid w:val="008E3AE7"/>
    <w:rsid w:val="008E3F9B"/>
    <w:rsid w:val="008E4378"/>
    <w:rsid w:val="008E496D"/>
    <w:rsid w:val="008E4D82"/>
    <w:rsid w:val="008E4E69"/>
    <w:rsid w:val="008E5E38"/>
    <w:rsid w:val="008E5EFD"/>
    <w:rsid w:val="008E6176"/>
    <w:rsid w:val="008E64A7"/>
    <w:rsid w:val="008E6955"/>
    <w:rsid w:val="008E7499"/>
    <w:rsid w:val="008E7772"/>
    <w:rsid w:val="008E78B4"/>
    <w:rsid w:val="008E79F6"/>
    <w:rsid w:val="008E7BE0"/>
    <w:rsid w:val="008E7E60"/>
    <w:rsid w:val="008F0812"/>
    <w:rsid w:val="008F08D7"/>
    <w:rsid w:val="008F111E"/>
    <w:rsid w:val="008F1286"/>
    <w:rsid w:val="008F1B08"/>
    <w:rsid w:val="008F229D"/>
    <w:rsid w:val="008F2E58"/>
    <w:rsid w:val="008F328B"/>
    <w:rsid w:val="008F354F"/>
    <w:rsid w:val="008F359D"/>
    <w:rsid w:val="008F35A7"/>
    <w:rsid w:val="008F36A9"/>
    <w:rsid w:val="008F396A"/>
    <w:rsid w:val="008F3B66"/>
    <w:rsid w:val="008F3C9A"/>
    <w:rsid w:val="008F4E61"/>
    <w:rsid w:val="008F5443"/>
    <w:rsid w:val="008F5518"/>
    <w:rsid w:val="008F56C4"/>
    <w:rsid w:val="008F5BBF"/>
    <w:rsid w:val="008F5D96"/>
    <w:rsid w:val="008F5FC4"/>
    <w:rsid w:val="008F6180"/>
    <w:rsid w:val="008F6181"/>
    <w:rsid w:val="008F63FF"/>
    <w:rsid w:val="008F66BE"/>
    <w:rsid w:val="008F66E4"/>
    <w:rsid w:val="008F6E74"/>
    <w:rsid w:val="008F7BDB"/>
    <w:rsid w:val="008F7C8A"/>
    <w:rsid w:val="008F7CC2"/>
    <w:rsid w:val="00900179"/>
    <w:rsid w:val="009001C7"/>
    <w:rsid w:val="00900311"/>
    <w:rsid w:val="009006A7"/>
    <w:rsid w:val="009006B2"/>
    <w:rsid w:val="00900C54"/>
    <w:rsid w:val="00900C93"/>
    <w:rsid w:val="00900CCE"/>
    <w:rsid w:val="00900CD4"/>
    <w:rsid w:val="00901238"/>
    <w:rsid w:val="009014AA"/>
    <w:rsid w:val="0090158D"/>
    <w:rsid w:val="00901639"/>
    <w:rsid w:val="00901977"/>
    <w:rsid w:val="009019E1"/>
    <w:rsid w:val="00901A41"/>
    <w:rsid w:val="00901BAC"/>
    <w:rsid w:val="00901D0F"/>
    <w:rsid w:val="00901E3B"/>
    <w:rsid w:val="0090222E"/>
    <w:rsid w:val="00902268"/>
    <w:rsid w:val="009023CF"/>
    <w:rsid w:val="009023D5"/>
    <w:rsid w:val="00902C26"/>
    <w:rsid w:val="00902F61"/>
    <w:rsid w:val="00903051"/>
    <w:rsid w:val="00903726"/>
    <w:rsid w:val="00903C9E"/>
    <w:rsid w:val="00903F8B"/>
    <w:rsid w:val="00904F58"/>
    <w:rsid w:val="00905ACB"/>
    <w:rsid w:val="00905EEB"/>
    <w:rsid w:val="00906640"/>
    <w:rsid w:val="009068D9"/>
    <w:rsid w:val="00906B3C"/>
    <w:rsid w:val="00906D77"/>
    <w:rsid w:val="00906ED0"/>
    <w:rsid w:val="00906FB8"/>
    <w:rsid w:val="00907072"/>
    <w:rsid w:val="009079A9"/>
    <w:rsid w:val="009079F7"/>
    <w:rsid w:val="00907F0E"/>
    <w:rsid w:val="00910A08"/>
    <w:rsid w:val="00910A51"/>
    <w:rsid w:val="00910D84"/>
    <w:rsid w:val="009114BB"/>
    <w:rsid w:val="00911551"/>
    <w:rsid w:val="00911B06"/>
    <w:rsid w:val="00911EDE"/>
    <w:rsid w:val="00912511"/>
    <w:rsid w:val="00912808"/>
    <w:rsid w:val="0091300A"/>
    <w:rsid w:val="009130D5"/>
    <w:rsid w:val="009137B6"/>
    <w:rsid w:val="00913AA7"/>
    <w:rsid w:val="00913E5C"/>
    <w:rsid w:val="00913FD4"/>
    <w:rsid w:val="009141DB"/>
    <w:rsid w:val="00914560"/>
    <w:rsid w:val="0091460E"/>
    <w:rsid w:val="009151D2"/>
    <w:rsid w:val="0091542A"/>
    <w:rsid w:val="0091556A"/>
    <w:rsid w:val="009156CB"/>
    <w:rsid w:val="00915DFA"/>
    <w:rsid w:val="00915DFD"/>
    <w:rsid w:val="00915EB3"/>
    <w:rsid w:val="009161D5"/>
    <w:rsid w:val="009164D3"/>
    <w:rsid w:val="00916B4B"/>
    <w:rsid w:val="00917063"/>
    <w:rsid w:val="009170E2"/>
    <w:rsid w:val="00917571"/>
    <w:rsid w:val="0091799D"/>
    <w:rsid w:val="009179A2"/>
    <w:rsid w:val="0092038A"/>
    <w:rsid w:val="00920453"/>
    <w:rsid w:val="0092050B"/>
    <w:rsid w:val="00920531"/>
    <w:rsid w:val="0092057C"/>
    <w:rsid w:val="009206B6"/>
    <w:rsid w:val="00920C5F"/>
    <w:rsid w:val="009210BB"/>
    <w:rsid w:val="009212E5"/>
    <w:rsid w:val="009213A8"/>
    <w:rsid w:val="00921754"/>
    <w:rsid w:val="009219A8"/>
    <w:rsid w:val="00921CFE"/>
    <w:rsid w:val="00921D70"/>
    <w:rsid w:val="00922089"/>
    <w:rsid w:val="009229E1"/>
    <w:rsid w:val="00922DAD"/>
    <w:rsid w:val="00922DB5"/>
    <w:rsid w:val="00922E33"/>
    <w:rsid w:val="00923019"/>
    <w:rsid w:val="009236A5"/>
    <w:rsid w:val="00923B98"/>
    <w:rsid w:val="0092410D"/>
    <w:rsid w:val="00924711"/>
    <w:rsid w:val="00924EAC"/>
    <w:rsid w:val="009251F6"/>
    <w:rsid w:val="009255D2"/>
    <w:rsid w:val="009255DA"/>
    <w:rsid w:val="0092568F"/>
    <w:rsid w:val="00925795"/>
    <w:rsid w:val="00925B60"/>
    <w:rsid w:val="00925C8C"/>
    <w:rsid w:val="00925D81"/>
    <w:rsid w:val="00926021"/>
    <w:rsid w:val="00926272"/>
    <w:rsid w:val="00926810"/>
    <w:rsid w:val="00926849"/>
    <w:rsid w:val="009268C3"/>
    <w:rsid w:val="0092730F"/>
    <w:rsid w:val="009273B6"/>
    <w:rsid w:val="009274B2"/>
    <w:rsid w:val="00927D63"/>
    <w:rsid w:val="00927E75"/>
    <w:rsid w:val="009301E0"/>
    <w:rsid w:val="00930390"/>
    <w:rsid w:val="0093043C"/>
    <w:rsid w:val="00930830"/>
    <w:rsid w:val="00930B08"/>
    <w:rsid w:val="00930B90"/>
    <w:rsid w:val="00931049"/>
    <w:rsid w:val="009311E9"/>
    <w:rsid w:val="009317C5"/>
    <w:rsid w:val="00931A73"/>
    <w:rsid w:val="00931C6A"/>
    <w:rsid w:val="00931C8F"/>
    <w:rsid w:val="0093240F"/>
    <w:rsid w:val="009327D1"/>
    <w:rsid w:val="00932810"/>
    <w:rsid w:val="009331B6"/>
    <w:rsid w:val="009335BC"/>
    <w:rsid w:val="0093395D"/>
    <w:rsid w:val="00933C09"/>
    <w:rsid w:val="0093413B"/>
    <w:rsid w:val="00934242"/>
    <w:rsid w:val="00934269"/>
    <w:rsid w:val="009346C6"/>
    <w:rsid w:val="00934729"/>
    <w:rsid w:val="00935701"/>
    <w:rsid w:val="00935BCC"/>
    <w:rsid w:val="0093696A"/>
    <w:rsid w:val="00936C01"/>
    <w:rsid w:val="009372BC"/>
    <w:rsid w:val="00937411"/>
    <w:rsid w:val="009402AA"/>
    <w:rsid w:val="009403C0"/>
    <w:rsid w:val="00940410"/>
    <w:rsid w:val="00940617"/>
    <w:rsid w:val="00940815"/>
    <w:rsid w:val="00940872"/>
    <w:rsid w:val="00940BD4"/>
    <w:rsid w:val="00940C03"/>
    <w:rsid w:val="00940CB0"/>
    <w:rsid w:val="00941049"/>
    <w:rsid w:val="00941DBB"/>
    <w:rsid w:val="00942B50"/>
    <w:rsid w:val="00943974"/>
    <w:rsid w:val="009439C0"/>
    <w:rsid w:val="00944339"/>
    <w:rsid w:val="009443CE"/>
    <w:rsid w:val="009443F4"/>
    <w:rsid w:val="00944596"/>
    <w:rsid w:val="00944603"/>
    <w:rsid w:val="00944625"/>
    <w:rsid w:val="00944A11"/>
    <w:rsid w:val="00945CA8"/>
    <w:rsid w:val="009461ED"/>
    <w:rsid w:val="0094620B"/>
    <w:rsid w:val="009466D1"/>
    <w:rsid w:val="0094704D"/>
    <w:rsid w:val="00947714"/>
    <w:rsid w:val="0094784F"/>
    <w:rsid w:val="00947C55"/>
    <w:rsid w:val="00947FB9"/>
    <w:rsid w:val="00950329"/>
    <w:rsid w:val="009503FB"/>
    <w:rsid w:val="0095045A"/>
    <w:rsid w:val="00950729"/>
    <w:rsid w:val="0095083A"/>
    <w:rsid w:val="009516D2"/>
    <w:rsid w:val="0095173D"/>
    <w:rsid w:val="009517B0"/>
    <w:rsid w:val="00952652"/>
    <w:rsid w:val="009528C1"/>
    <w:rsid w:val="0095347C"/>
    <w:rsid w:val="009534BB"/>
    <w:rsid w:val="00953D2A"/>
    <w:rsid w:val="00953DF6"/>
    <w:rsid w:val="009542CB"/>
    <w:rsid w:val="009545C5"/>
    <w:rsid w:val="00954D69"/>
    <w:rsid w:val="00955DDC"/>
    <w:rsid w:val="009560EF"/>
    <w:rsid w:val="00956C63"/>
    <w:rsid w:val="009574ED"/>
    <w:rsid w:val="00957545"/>
    <w:rsid w:val="009575DB"/>
    <w:rsid w:val="00957753"/>
    <w:rsid w:val="00957D6C"/>
    <w:rsid w:val="00960144"/>
    <w:rsid w:val="009601B6"/>
    <w:rsid w:val="009601DB"/>
    <w:rsid w:val="0096040A"/>
    <w:rsid w:val="00960894"/>
    <w:rsid w:val="009609B4"/>
    <w:rsid w:val="00960F21"/>
    <w:rsid w:val="00961365"/>
    <w:rsid w:val="00961D2F"/>
    <w:rsid w:val="009621C0"/>
    <w:rsid w:val="009623F3"/>
    <w:rsid w:val="00962542"/>
    <w:rsid w:val="009628F2"/>
    <w:rsid w:val="00962A03"/>
    <w:rsid w:val="00962D9F"/>
    <w:rsid w:val="00962EB9"/>
    <w:rsid w:val="00963265"/>
    <w:rsid w:val="0096340C"/>
    <w:rsid w:val="00963498"/>
    <w:rsid w:val="0096405D"/>
    <w:rsid w:val="0096425C"/>
    <w:rsid w:val="009642DD"/>
    <w:rsid w:val="009642F2"/>
    <w:rsid w:val="00964513"/>
    <w:rsid w:val="00964ACA"/>
    <w:rsid w:val="00964F6D"/>
    <w:rsid w:val="00965874"/>
    <w:rsid w:val="0096603E"/>
    <w:rsid w:val="009664DD"/>
    <w:rsid w:val="00966AE8"/>
    <w:rsid w:val="00967094"/>
    <w:rsid w:val="00967170"/>
    <w:rsid w:val="009672AF"/>
    <w:rsid w:val="0096786B"/>
    <w:rsid w:val="00967E56"/>
    <w:rsid w:val="00970131"/>
    <w:rsid w:val="009701A5"/>
    <w:rsid w:val="00970BD5"/>
    <w:rsid w:val="00970D51"/>
    <w:rsid w:val="00970FF1"/>
    <w:rsid w:val="0097153F"/>
    <w:rsid w:val="009717D3"/>
    <w:rsid w:val="00971E64"/>
    <w:rsid w:val="00972950"/>
    <w:rsid w:val="00972E03"/>
    <w:rsid w:val="0097305E"/>
    <w:rsid w:val="009735D4"/>
    <w:rsid w:val="0097391C"/>
    <w:rsid w:val="0097444A"/>
    <w:rsid w:val="009746DF"/>
    <w:rsid w:val="00974917"/>
    <w:rsid w:val="00974C11"/>
    <w:rsid w:val="00974F44"/>
    <w:rsid w:val="00975034"/>
    <w:rsid w:val="00975755"/>
    <w:rsid w:val="009758C4"/>
    <w:rsid w:val="009759DC"/>
    <w:rsid w:val="00976769"/>
    <w:rsid w:val="009769F9"/>
    <w:rsid w:val="00976C11"/>
    <w:rsid w:val="00977085"/>
    <w:rsid w:val="00977696"/>
    <w:rsid w:val="0097799B"/>
    <w:rsid w:val="0098029A"/>
    <w:rsid w:val="009802B6"/>
    <w:rsid w:val="0098045A"/>
    <w:rsid w:val="00980554"/>
    <w:rsid w:val="00980636"/>
    <w:rsid w:val="009806D7"/>
    <w:rsid w:val="009806FA"/>
    <w:rsid w:val="00980D9B"/>
    <w:rsid w:val="00980DBE"/>
    <w:rsid w:val="009810CF"/>
    <w:rsid w:val="00981919"/>
    <w:rsid w:val="0098231F"/>
    <w:rsid w:val="009823A0"/>
    <w:rsid w:val="00982439"/>
    <w:rsid w:val="00982593"/>
    <w:rsid w:val="00982D33"/>
    <w:rsid w:val="0098340D"/>
    <w:rsid w:val="00983479"/>
    <w:rsid w:val="00983D44"/>
    <w:rsid w:val="00983F3A"/>
    <w:rsid w:val="009842FD"/>
    <w:rsid w:val="00984310"/>
    <w:rsid w:val="009843EE"/>
    <w:rsid w:val="009848DD"/>
    <w:rsid w:val="00984AAA"/>
    <w:rsid w:val="00985961"/>
    <w:rsid w:val="00985BBD"/>
    <w:rsid w:val="00985F68"/>
    <w:rsid w:val="00985FF0"/>
    <w:rsid w:val="00986070"/>
    <w:rsid w:val="00986383"/>
    <w:rsid w:val="009863F9"/>
    <w:rsid w:val="0098666A"/>
    <w:rsid w:val="009868A5"/>
    <w:rsid w:val="00986A6F"/>
    <w:rsid w:val="009870DE"/>
    <w:rsid w:val="009872A5"/>
    <w:rsid w:val="00987518"/>
    <w:rsid w:val="00987D95"/>
    <w:rsid w:val="00987EE0"/>
    <w:rsid w:val="00987F2E"/>
    <w:rsid w:val="00987F85"/>
    <w:rsid w:val="00987FCF"/>
    <w:rsid w:val="00990223"/>
    <w:rsid w:val="00990252"/>
    <w:rsid w:val="009905B9"/>
    <w:rsid w:val="00990DF4"/>
    <w:rsid w:val="00991857"/>
    <w:rsid w:val="0099195A"/>
    <w:rsid w:val="00992297"/>
    <w:rsid w:val="00992DE6"/>
    <w:rsid w:val="00992E85"/>
    <w:rsid w:val="009932B8"/>
    <w:rsid w:val="00993C6B"/>
    <w:rsid w:val="00993CC3"/>
    <w:rsid w:val="00993F62"/>
    <w:rsid w:val="009944EA"/>
    <w:rsid w:val="00994841"/>
    <w:rsid w:val="00994C77"/>
    <w:rsid w:val="009959EE"/>
    <w:rsid w:val="00995F4A"/>
    <w:rsid w:val="00995F56"/>
    <w:rsid w:val="00995FEA"/>
    <w:rsid w:val="0099646C"/>
    <w:rsid w:val="009966FE"/>
    <w:rsid w:val="00996760"/>
    <w:rsid w:val="0099677E"/>
    <w:rsid w:val="00996811"/>
    <w:rsid w:val="00996D8D"/>
    <w:rsid w:val="00996E94"/>
    <w:rsid w:val="0099700C"/>
    <w:rsid w:val="0099722E"/>
    <w:rsid w:val="00997266"/>
    <w:rsid w:val="0099731D"/>
    <w:rsid w:val="00997492"/>
    <w:rsid w:val="00997A01"/>
    <w:rsid w:val="00997B07"/>
    <w:rsid w:val="009A009E"/>
    <w:rsid w:val="009A016E"/>
    <w:rsid w:val="009A01F8"/>
    <w:rsid w:val="009A071F"/>
    <w:rsid w:val="009A0B9B"/>
    <w:rsid w:val="009A1092"/>
    <w:rsid w:val="009A110F"/>
    <w:rsid w:val="009A1160"/>
    <w:rsid w:val="009A12C1"/>
    <w:rsid w:val="009A1763"/>
    <w:rsid w:val="009A1873"/>
    <w:rsid w:val="009A1879"/>
    <w:rsid w:val="009A2234"/>
    <w:rsid w:val="009A2455"/>
    <w:rsid w:val="009A2590"/>
    <w:rsid w:val="009A28EE"/>
    <w:rsid w:val="009A30AA"/>
    <w:rsid w:val="009A3100"/>
    <w:rsid w:val="009A3212"/>
    <w:rsid w:val="009A32EA"/>
    <w:rsid w:val="009A3531"/>
    <w:rsid w:val="009A40BD"/>
    <w:rsid w:val="009A40F0"/>
    <w:rsid w:val="009A46B4"/>
    <w:rsid w:val="009A46EF"/>
    <w:rsid w:val="009A4E21"/>
    <w:rsid w:val="009A4F37"/>
    <w:rsid w:val="009A56A3"/>
    <w:rsid w:val="009A5705"/>
    <w:rsid w:val="009A588F"/>
    <w:rsid w:val="009A5D04"/>
    <w:rsid w:val="009A5DE0"/>
    <w:rsid w:val="009A605B"/>
    <w:rsid w:val="009A624C"/>
    <w:rsid w:val="009A635D"/>
    <w:rsid w:val="009A6605"/>
    <w:rsid w:val="009A6638"/>
    <w:rsid w:val="009A680F"/>
    <w:rsid w:val="009A737D"/>
    <w:rsid w:val="009A7947"/>
    <w:rsid w:val="009A7C32"/>
    <w:rsid w:val="009A7DD3"/>
    <w:rsid w:val="009B011D"/>
    <w:rsid w:val="009B09B1"/>
    <w:rsid w:val="009B1531"/>
    <w:rsid w:val="009B1595"/>
    <w:rsid w:val="009B15A7"/>
    <w:rsid w:val="009B1633"/>
    <w:rsid w:val="009B16CB"/>
    <w:rsid w:val="009B1D81"/>
    <w:rsid w:val="009B1EE9"/>
    <w:rsid w:val="009B20DB"/>
    <w:rsid w:val="009B20DC"/>
    <w:rsid w:val="009B2132"/>
    <w:rsid w:val="009B22D0"/>
    <w:rsid w:val="009B28C1"/>
    <w:rsid w:val="009B2942"/>
    <w:rsid w:val="009B29F7"/>
    <w:rsid w:val="009B2E7F"/>
    <w:rsid w:val="009B3DEF"/>
    <w:rsid w:val="009B3ED7"/>
    <w:rsid w:val="009B4B8C"/>
    <w:rsid w:val="009B5412"/>
    <w:rsid w:val="009B5452"/>
    <w:rsid w:val="009B5645"/>
    <w:rsid w:val="009B5AB8"/>
    <w:rsid w:val="009B64C8"/>
    <w:rsid w:val="009B657D"/>
    <w:rsid w:val="009B6A46"/>
    <w:rsid w:val="009B6B5A"/>
    <w:rsid w:val="009B6D74"/>
    <w:rsid w:val="009B6F23"/>
    <w:rsid w:val="009B70A8"/>
    <w:rsid w:val="009B76F8"/>
    <w:rsid w:val="009B7A42"/>
    <w:rsid w:val="009B7DB0"/>
    <w:rsid w:val="009C0886"/>
    <w:rsid w:val="009C0A84"/>
    <w:rsid w:val="009C1537"/>
    <w:rsid w:val="009C1AF9"/>
    <w:rsid w:val="009C1F10"/>
    <w:rsid w:val="009C2071"/>
    <w:rsid w:val="009C22C5"/>
    <w:rsid w:val="009C23E1"/>
    <w:rsid w:val="009C2A8D"/>
    <w:rsid w:val="009C2FC7"/>
    <w:rsid w:val="009C3134"/>
    <w:rsid w:val="009C3687"/>
    <w:rsid w:val="009C3C80"/>
    <w:rsid w:val="009C3D26"/>
    <w:rsid w:val="009C4058"/>
    <w:rsid w:val="009C4972"/>
    <w:rsid w:val="009C49A6"/>
    <w:rsid w:val="009C4A8B"/>
    <w:rsid w:val="009C4B1E"/>
    <w:rsid w:val="009C57E6"/>
    <w:rsid w:val="009C5DCD"/>
    <w:rsid w:val="009C62B5"/>
    <w:rsid w:val="009C630D"/>
    <w:rsid w:val="009C6847"/>
    <w:rsid w:val="009C6CE4"/>
    <w:rsid w:val="009C70B8"/>
    <w:rsid w:val="009C77D1"/>
    <w:rsid w:val="009C7868"/>
    <w:rsid w:val="009C7D2E"/>
    <w:rsid w:val="009C7F55"/>
    <w:rsid w:val="009D021B"/>
    <w:rsid w:val="009D0841"/>
    <w:rsid w:val="009D1204"/>
    <w:rsid w:val="009D18C2"/>
    <w:rsid w:val="009D1A4E"/>
    <w:rsid w:val="009D1C53"/>
    <w:rsid w:val="009D1CF2"/>
    <w:rsid w:val="009D1DBF"/>
    <w:rsid w:val="009D2BBB"/>
    <w:rsid w:val="009D2BBC"/>
    <w:rsid w:val="009D2BF2"/>
    <w:rsid w:val="009D35A0"/>
    <w:rsid w:val="009D3B22"/>
    <w:rsid w:val="009D3DC3"/>
    <w:rsid w:val="009D3F40"/>
    <w:rsid w:val="009D3FA8"/>
    <w:rsid w:val="009D44E4"/>
    <w:rsid w:val="009D475B"/>
    <w:rsid w:val="009D4A29"/>
    <w:rsid w:val="009D4AF6"/>
    <w:rsid w:val="009D5206"/>
    <w:rsid w:val="009D5DA3"/>
    <w:rsid w:val="009D5E7A"/>
    <w:rsid w:val="009D6B1F"/>
    <w:rsid w:val="009D6BAC"/>
    <w:rsid w:val="009D71A4"/>
    <w:rsid w:val="009D71DE"/>
    <w:rsid w:val="009D7236"/>
    <w:rsid w:val="009D75D8"/>
    <w:rsid w:val="009D7639"/>
    <w:rsid w:val="009D7F82"/>
    <w:rsid w:val="009E0F6F"/>
    <w:rsid w:val="009E1043"/>
    <w:rsid w:val="009E1359"/>
    <w:rsid w:val="009E13EC"/>
    <w:rsid w:val="009E1432"/>
    <w:rsid w:val="009E180D"/>
    <w:rsid w:val="009E19AE"/>
    <w:rsid w:val="009E1EA2"/>
    <w:rsid w:val="009E2291"/>
    <w:rsid w:val="009E246F"/>
    <w:rsid w:val="009E27F7"/>
    <w:rsid w:val="009E28EB"/>
    <w:rsid w:val="009E2D51"/>
    <w:rsid w:val="009E326E"/>
    <w:rsid w:val="009E368D"/>
    <w:rsid w:val="009E3753"/>
    <w:rsid w:val="009E39E4"/>
    <w:rsid w:val="009E3A6D"/>
    <w:rsid w:val="009E406C"/>
    <w:rsid w:val="009E42BC"/>
    <w:rsid w:val="009E43EC"/>
    <w:rsid w:val="009E4F75"/>
    <w:rsid w:val="009E5031"/>
    <w:rsid w:val="009E55C8"/>
    <w:rsid w:val="009E5DE2"/>
    <w:rsid w:val="009E6311"/>
    <w:rsid w:val="009E6351"/>
    <w:rsid w:val="009E6382"/>
    <w:rsid w:val="009F0304"/>
    <w:rsid w:val="009F03F0"/>
    <w:rsid w:val="009F047B"/>
    <w:rsid w:val="009F06B4"/>
    <w:rsid w:val="009F09BB"/>
    <w:rsid w:val="009F0C69"/>
    <w:rsid w:val="009F1710"/>
    <w:rsid w:val="009F1EF7"/>
    <w:rsid w:val="009F2684"/>
    <w:rsid w:val="009F2ADC"/>
    <w:rsid w:val="009F2E74"/>
    <w:rsid w:val="009F2EA1"/>
    <w:rsid w:val="009F3765"/>
    <w:rsid w:val="009F380D"/>
    <w:rsid w:val="009F3860"/>
    <w:rsid w:val="009F39AE"/>
    <w:rsid w:val="009F3CA8"/>
    <w:rsid w:val="009F3EC5"/>
    <w:rsid w:val="009F46C3"/>
    <w:rsid w:val="009F48C9"/>
    <w:rsid w:val="009F4F74"/>
    <w:rsid w:val="009F5092"/>
    <w:rsid w:val="009F52AE"/>
    <w:rsid w:val="009F56D9"/>
    <w:rsid w:val="009F586F"/>
    <w:rsid w:val="009F5FBF"/>
    <w:rsid w:val="009F61B0"/>
    <w:rsid w:val="009F6565"/>
    <w:rsid w:val="009F65A6"/>
    <w:rsid w:val="009F6834"/>
    <w:rsid w:val="009F6894"/>
    <w:rsid w:val="009F697E"/>
    <w:rsid w:val="009F6AEC"/>
    <w:rsid w:val="009F6F82"/>
    <w:rsid w:val="009F713D"/>
    <w:rsid w:val="00A00479"/>
    <w:rsid w:val="00A00D18"/>
    <w:rsid w:val="00A00D5E"/>
    <w:rsid w:val="00A00E07"/>
    <w:rsid w:val="00A00FAD"/>
    <w:rsid w:val="00A010A8"/>
    <w:rsid w:val="00A010FE"/>
    <w:rsid w:val="00A01241"/>
    <w:rsid w:val="00A01307"/>
    <w:rsid w:val="00A018B2"/>
    <w:rsid w:val="00A01A97"/>
    <w:rsid w:val="00A01A98"/>
    <w:rsid w:val="00A01C6A"/>
    <w:rsid w:val="00A01F33"/>
    <w:rsid w:val="00A02026"/>
    <w:rsid w:val="00A02310"/>
    <w:rsid w:val="00A02550"/>
    <w:rsid w:val="00A02ADD"/>
    <w:rsid w:val="00A02BC9"/>
    <w:rsid w:val="00A0364E"/>
    <w:rsid w:val="00A04000"/>
    <w:rsid w:val="00A041D5"/>
    <w:rsid w:val="00A045C9"/>
    <w:rsid w:val="00A04832"/>
    <w:rsid w:val="00A04C21"/>
    <w:rsid w:val="00A04E3B"/>
    <w:rsid w:val="00A04F90"/>
    <w:rsid w:val="00A0522B"/>
    <w:rsid w:val="00A052D4"/>
    <w:rsid w:val="00A05E9D"/>
    <w:rsid w:val="00A05F64"/>
    <w:rsid w:val="00A06135"/>
    <w:rsid w:val="00A06BA0"/>
    <w:rsid w:val="00A06F08"/>
    <w:rsid w:val="00A07170"/>
    <w:rsid w:val="00A07200"/>
    <w:rsid w:val="00A07DCC"/>
    <w:rsid w:val="00A1012B"/>
    <w:rsid w:val="00A1033C"/>
    <w:rsid w:val="00A10696"/>
    <w:rsid w:val="00A1070C"/>
    <w:rsid w:val="00A11B56"/>
    <w:rsid w:val="00A1209E"/>
    <w:rsid w:val="00A12483"/>
    <w:rsid w:val="00A12D1E"/>
    <w:rsid w:val="00A131B8"/>
    <w:rsid w:val="00A131BF"/>
    <w:rsid w:val="00A133BA"/>
    <w:rsid w:val="00A13CFF"/>
    <w:rsid w:val="00A14502"/>
    <w:rsid w:val="00A147D2"/>
    <w:rsid w:val="00A14C8C"/>
    <w:rsid w:val="00A14CAE"/>
    <w:rsid w:val="00A14CC0"/>
    <w:rsid w:val="00A14D7D"/>
    <w:rsid w:val="00A155B0"/>
    <w:rsid w:val="00A15619"/>
    <w:rsid w:val="00A15B10"/>
    <w:rsid w:val="00A15C89"/>
    <w:rsid w:val="00A15CEA"/>
    <w:rsid w:val="00A15DAE"/>
    <w:rsid w:val="00A15E9C"/>
    <w:rsid w:val="00A16164"/>
    <w:rsid w:val="00A16A09"/>
    <w:rsid w:val="00A1789E"/>
    <w:rsid w:val="00A17B4A"/>
    <w:rsid w:val="00A17BA1"/>
    <w:rsid w:val="00A17CB9"/>
    <w:rsid w:val="00A17EA6"/>
    <w:rsid w:val="00A20780"/>
    <w:rsid w:val="00A20DA5"/>
    <w:rsid w:val="00A20DF2"/>
    <w:rsid w:val="00A20FEC"/>
    <w:rsid w:val="00A21096"/>
    <w:rsid w:val="00A219A8"/>
    <w:rsid w:val="00A21AED"/>
    <w:rsid w:val="00A21B73"/>
    <w:rsid w:val="00A226B1"/>
    <w:rsid w:val="00A231DE"/>
    <w:rsid w:val="00A23320"/>
    <w:rsid w:val="00A2346A"/>
    <w:rsid w:val="00A23844"/>
    <w:rsid w:val="00A23A4A"/>
    <w:rsid w:val="00A23BC9"/>
    <w:rsid w:val="00A23CF5"/>
    <w:rsid w:val="00A23EAC"/>
    <w:rsid w:val="00A24106"/>
    <w:rsid w:val="00A2443A"/>
    <w:rsid w:val="00A24474"/>
    <w:rsid w:val="00A248EC"/>
    <w:rsid w:val="00A24A59"/>
    <w:rsid w:val="00A24A67"/>
    <w:rsid w:val="00A24D10"/>
    <w:rsid w:val="00A2590C"/>
    <w:rsid w:val="00A26CFA"/>
    <w:rsid w:val="00A26D87"/>
    <w:rsid w:val="00A27098"/>
    <w:rsid w:val="00A274D4"/>
    <w:rsid w:val="00A278B2"/>
    <w:rsid w:val="00A27ED1"/>
    <w:rsid w:val="00A30194"/>
    <w:rsid w:val="00A30305"/>
    <w:rsid w:val="00A30718"/>
    <w:rsid w:val="00A30F7E"/>
    <w:rsid w:val="00A31B0C"/>
    <w:rsid w:val="00A31B5C"/>
    <w:rsid w:val="00A31F44"/>
    <w:rsid w:val="00A31FD9"/>
    <w:rsid w:val="00A3220A"/>
    <w:rsid w:val="00A3266D"/>
    <w:rsid w:val="00A32F3E"/>
    <w:rsid w:val="00A333E0"/>
    <w:rsid w:val="00A33600"/>
    <w:rsid w:val="00A339EB"/>
    <w:rsid w:val="00A33A0D"/>
    <w:rsid w:val="00A33D58"/>
    <w:rsid w:val="00A33E7A"/>
    <w:rsid w:val="00A33EB8"/>
    <w:rsid w:val="00A340F5"/>
    <w:rsid w:val="00A34768"/>
    <w:rsid w:val="00A34ADC"/>
    <w:rsid w:val="00A358E4"/>
    <w:rsid w:val="00A3601C"/>
    <w:rsid w:val="00A36105"/>
    <w:rsid w:val="00A3638B"/>
    <w:rsid w:val="00A364AF"/>
    <w:rsid w:val="00A368F2"/>
    <w:rsid w:val="00A36D9A"/>
    <w:rsid w:val="00A36DE8"/>
    <w:rsid w:val="00A3703A"/>
    <w:rsid w:val="00A3750A"/>
    <w:rsid w:val="00A375D7"/>
    <w:rsid w:val="00A37DF4"/>
    <w:rsid w:val="00A37DFC"/>
    <w:rsid w:val="00A37EF7"/>
    <w:rsid w:val="00A409A0"/>
    <w:rsid w:val="00A40AE4"/>
    <w:rsid w:val="00A40C3A"/>
    <w:rsid w:val="00A412AB"/>
    <w:rsid w:val="00A413EF"/>
    <w:rsid w:val="00A4161E"/>
    <w:rsid w:val="00A41877"/>
    <w:rsid w:val="00A421E9"/>
    <w:rsid w:val="00A42344"/>
    <w:rsid w:val="00A42766"/>
    <w:rsid w:val="00A43580"/>
    <w:rsid w:val="00A43F43"/>
    <w:rsid w:val="00A448B0"/>
    <w:rsid w:val="00A448E7"/>
    <w:rsid w:val="00A45097"/>
    <w:rsid w:val="00A45264"/>
    <w:rsid w:val="00A45436"/>
    <w:rsid w:val="00A45547"/>
    <w:rsid w:val="00A458D8"/>
    <w:rsid w:val="00A45EB2"/>
    <w:rsid w:val="00A45FA9"/>
    <w:rsid w:val="00A464EB"/>
    <w:rsid w:val="00A465CC"/>
    <w:rsid w:val="00A465EF"/>
    <w:rsid w:val="00A46C9E"/>
    <w:rsid w:val="00A4737C"/>
    <w:rsid w:val="00A47612"/>
    <w:rsid w:val="00A4782C"/>
    <w:rsid w:val="00A47AC7"/>
    <w:rsid w:val="00A47D60"/>
    <w:rsid w:val="00A47D7A"/>
    <w:rsid w:val="00A47FD3"/>
    <w:rsid w:val="00A506AE"/>
    <w:rsid w:val="00A5093C"/>
    <w:rsid w:val="00A50CA7"/>
    <w:rsid w:val="00A50D00"/>
    <w:rsid w:val="00A50D61"/>
    <w:rsid w:val="00A510F0"/>
    <w:rsid w:val="00A514E9"/>
    <w:rsid w:val="00A51596"/>
    <w:rsid w:val="00A52182"/>
    <w:rsid w:val="00A52272"/>
    <w:rsid w:val="00A5235A"/>
    <w:rsid w:val="00A524C9"/>
    <w:rsid w:val="00A52913"/>
    <w:rsid w:val="00A52AA0"/>
    <w:rsid w:val="00A52AA9"/>
    <w:rsid w:val="00A52C33"/>
    <w:rsid w:val="00A53793"/>
    <w:rsid w:val="00A53B6A"/>
    <w:rsid w:val="00A53CB8"/>
    <w:rsid w:val="00A5418A"/>
    <w:rsid w:val="00A549F8"/>
    <w:rsid w:val="00A54D23"/>
    <w:rsid w:val="00A54F18"/>
    <w:rsid w:val="00A54F4B"/>
    <w:rsid w:val="00A551C9"/>
    <w:rsid w:val="00A551D4"/>
    <w:rsid w:val="00A551E4"/>
    <w:rsid w:val="00A5530F"/>
    <w:rsid w:val="00A55CAC"/>
    <w:rsid w:val="00A55E40"/>
    <w:rsid w:val="00A55E45"/>
    <w:rsid w:val="00A567D8"/>
    <w:rsid w:val="00A569F0"/>
    <w:rsid w:val="00A56D47"/>
    <w:rsid w:val="00A56EC7"/>
    <w:rsid w:val="00A5700B"/>
    <w:rsid w:val="00A57095"/>
    <w:rsid w:val="00A5716F"/>
    <w:rsid w:val="00A57581"/>
    <w:rsid w:val="00A57EAF"/>
    <w:rsid w:val="00A601A5"/>
    <w:rsid w:val="00A605CD"/>
    <w:rsid w:val="00A60AAB"/>
    <w:rsid w:val="00A60FFB"/>
    <w:rsid w:val="00A613EC"/>
    <w:rsid w:val="00A61521"/>
    <w:rsid w:val="00A617D2"/>
    <w:rsid w:val="00A618D2"/>
    <w:rsid w:val="00A61910"/>
    <w:rsid w:val="00A61E7F"/>
    <w:rsid w:val="00A62D79"/>
    <w:rsid w:val="00A62E36"/>
    <w:rsid w:val="00A62F7E"/>
    <w:rsid w:val="00A631B4"/>
    <w:rsid w:val="00A6340F"/>
    <w:rsid w:val="00A63714"/>
    <w:rsid w:val="00A63779"/>
    <w:rsid w:val="00A63972"/>
    <w:rsid w:val="00A64098"/>
    <w:rsid w:val="00A642B6"/>
    <w:rsid w:val="00A64A88"/>
    <w:rsid w:val="00A64E93"/>
    <w:rsid w:val="00A64F74"/>
    <w:rsid w:val="00A65289"/>
    <w:rsid w:val="00A65707"/>
    <w:rsid w:val="00A65C96"/>
    <w:rsid w:val="00A65EDC"/>
    <w:rsid w:val="00A6644F"/>
    <w:rsid w:val="00A66D0D"/>
    <w:rsid w:val="00A674DA"/>
    <w:rsid w:val="00A67D43"/>
    <w:rsid w:val="00A67EB5"/>
    <w:rsid w:val="00A7013A"/>
    <w:rsid w:val="00A7038A"/>
    <w:rsid w:val="00A70400"/>
    <w:rsid w:val="00A705C9"/>
    <w:rsid w:val="00A70A31"/>
    <w:rsid w:val="00A70EF0"/>
    <w:rsid w:val="00A7143C"/>
    <w:rsid w:val="00A71656"/>
    <w:rsid w:val="00A7191A"/>
    <w:rsid w:val="00A71B8F"/>
    <w:rsid w:val="00A71C0B"/>
    <w:rsid w:val="00A720A6"/>
    <w:rsid w:val="00A723A8"/>
    <w:rsid w:val="00A727CA"/>
    <w:rsid w:val="00A7312E"/>
    <w:rsid w:val="00A73253"/>
    <w:rsid w:val="00A7356E"/>
    <w:rsid w:val="00A735C1"/>
    <w:rsid w:val="00A736FA"/>
    <w:rsid w:val="00A73A80"/>
    <w:rsid w:val="00A74388"/>
    <w:rsid w:val="00A7447D"/>
    <w:rsid w:val="00A74932"/>
    <w:rsid w:val="00A74A4D"/>
    <w:rsid w:val="00A75029"/>
    <w:rsid w:val="00A75175"/>
    <w:rsid w:val="00A7521E"/>
    <w:rsid w:val="00A756CE"/>
    <w:rsid w:val="00A75A89"/>
    <w:rsid w:val="00A75E94"/>
    <w:rsid w:val="00A763B3"/>
    <w:rsid w:val="00A77D17"/>
    <w:rsid w:val="00A8078C"/>
    <w:rsid w:val="00A8082D"/>
    <w:rsid w:val="00A80864"/>
    <w:rsid w:val="00A80AE8"/>
    <w:rsid w:val="00A80EBA"/>
    <w:rsid w:val="00A80F09"/>
    <w:rsid w:val="00A814A0"/>
    <w:rsid w:val="00A81676"/>
    <w:rsid w:val="00A819F8"/>
    <w:rsid w:val="00A81C50"/>
    <w:rsid w:val="00A81C86"/>
    <w:rsid w:val="00A82141"/>
    <w:rsid w:val="00A825AD"/>
    <w:rsid w:val="00A8279F"/>
    <w:rsid w:val="00A829BE"/>
    <w:rsid w:val="00A831E8"/>
    <w:rsid w:val="00A8368A"/>
    <w:rsid w:val="00A839A3"/>
    <w:rsid w:val="00A83A0F"/>
    <w:rsid w:val="00A83CA3"/>
    <w:rsid w:val="00A84453"/>
    <w:rsid w:val="00A8463F"/>
    <w:rsid w:val="00A8479C"/>
    <w:rsid w:val="00A84A19"/>
    <w:rsid w:val="00A84C20"/>
    <w:rsid w:val="00A84E41"/>
    <w:rsid w:val="00A851CA"/>
    <w:rsid w:val="00A8545C"/>
    <w:rsid w:val="00A8598D"/>
    <w:rsid w:val="00A85CBA"/>
    <w:rsid w:val="00A861F5"/>
    <w:rsid w:val="00A8657F"/>
    <w:rsid w:val="00A86B32"/>
    <w:rsid w:val="00A86BCE"/>
    <w:rsid w:val="00A86FB7"/>
    <w:rsid w:val="00A87223"/>
    <w:rsid w:val="00A8726A"/>
    <w:rsid w:val="00A874FF"/>
    <w:rsid w:val="00A878D2"/>
    <w:rsid w:val="00A87B7F"/>
    <w:rsid w:val="00A90149"/>
    <w:rsid w:val="00A9024E"/>
    <w:rsid w:val="00A90867"/>
    <w:rsid w:val="00A90C1F"/>
    <w:rsid w:val="00A90D2B"/>
    <w:rsid w:val="00A90D6F"/>
    <w:rsid w:val="00A90DEE"/>
    <w:rsid w:val="00A9129B"/>
    <w:rsid w:val="00A915B8"/>
    <w:rsid w:val="00A91953"/>
    <w:rsid w:val="00A91DDB"/>
    <w:rsid w:val="00A91E10"/>
    <w:rsid w:val="00A92772"/>
    <w:rsid w:val="00A92E43"/>
    <w:rsid w:val="00A93024"/>
    <w:rsid w:val="00A93036"/>
    <w:rsid w:val="00A9311D"/>
    <w:rsid w:val="00A933BD"/>
    <w:rsid w:val="00A93816"/>
    <w:rsid w:val="00A939AC"/>
    <w:rsid w:val="00A94469"/>
    <w:rsid w:val="00A9475B"/>
    <w:rsid w:val="00A94DE9"/>
    <w:rsid w:val="00A94E5A"/>
    <w:rsid w:val="00A950B5"/>
    <w:rsid w:val="00A9587C"/>
    <w:rsid w:val="00A9641C"/>
    <w:rsid w:val="00A9690D"/>
    <w:rsid w:val="00A96DBB"/>
    <w:rsid w:val="00A970F7"/>
    <w:rsid w:val="00A97888"/>
    <w:rsid w:val="00A97FD4"/>
    <w:rsid w:val="00AA09C9"/>
    <w:rsid w:val="00AA0C5D"/>
    <w:rsid w:val="00AA0CB7"/>
    <w:rsid w:val="00AA1055"/>
    <w:rsid w:val="00AA10D2"/>
    <w:rsid w:val="00AA144E"/>
    <w:rsid w:val="00AA1697"/>
    <w:rsid w:val="00AA1802"/>
    <w:rsid w:val="00AA1B50"/>
    <w:rsid w:val="00AA1BB6"/>
    <w:rsid w:val="00AA2154"/>
    <w:rsid w:val="00AA234B"/>
    <w:rsid w:val="00AA256C"/>
    <w:rsid w:val="00AA2B14"/>
    <w:rsid w:val="00AA3001"/>
    <w:rsid w:val="00AA3701"/>
    <w:rsid w:val="00AA3DE8"/>
    <w:rsid w:val="00AA43BD"/>
    <w:rsid w:val="00AA47D6"/>
    <w:rsid w:val="00AA486D"/>
    <w:rsid w:val="00AA505B"/>
    <w:rsid w:val="00AA508F"/>
    <w:rsid w:val="00AA5260"/>
    <w:rsid w:val="00AA5337"/>
    <w:rsid w:val="00AA54BA"/>
    <w:rsid w:val="00AA5B11"/>
    <w:rsid w:val="00AA5BA3"/>
    <w:rsid w:val="00AA5F98"/>
    <w:rsid w:val="00AA644F"/>
    <w:rsid w:val="00AA696D"/>
    <w:rsid w:val="00AA6DF7"/>
    <w:rsid w:val="00AA721E"/>
    <w:rsid w:val="00AA7626"/>
    <w:rsid w:val="00AA7AA7"/>
    <w:rsid w:val="00AB04EA"/>
    <w:rsid w:val="00AB08CC"/>
    <w:rsid w:val="00AB18D7"/>
    <w:rsid w:val="00AB1A38"/>
    <w:rsid w:val="00AB1A5B"/>
    <w:rsid w:val="00AB1BD4"/>
    <w:rsid w:val="00AB2235"/>
    <w:rsid w:val="00AB2392"/>
    <w:rsid w:val="00AB24FA"/>
    <w:rsid w:val="00AB25FC"/>
    <w:rsid w:val="00AB2AA2"/>
    <w:rsid w:val="00AB2AC8"/>
    <w:rsid w:val="00AB2B99"/>
    <w:rsid w:val="00AB2BD3"/>
    <w:rsid w:val="00AB3206"/>
    <w:rsid w:val="00AB32E8"/>
    <w:rsid w:val="00AB36A1"/>
    <w:rsid w:val="00AB380D"/>
    <w:rsid w:val="00AB4034"/>
    <w:rsid w:val="00AB47C0"/>
    <w:rsid w:val="00AB4F34"/>
    <w:rsid w:val="00AB502B"/>
    <w:rsid w:val="00AB514B"/>
    <w:rsid w:val="00AB569E"/>
    <w:rsid w:val="00AB5B4B"/>
    <w:rsid w:val="00AB5B5B"/>
    <w:rsid w:val="00AB5E78"/>
    <w:rsid w:val="00AB65D1"/>
    <w:rsid w:val="00AB7505"/>
    <w:rsid w:val="00AB755D"/>
    <w:rsid w:val="00AB7A51"/>
    <w:rsid w:val="00AB7B6D"/>
    <w:rsid w:val="00AB7C3F"/>
    <w:rsid w:val="00AB7C53"/>
    <w:rsid w:val="00AB7D3F"/>
    <w:rsid w:val="00AB7D58"/>
    <w:rsid w:val="00AB7E06"/>
    <w:rsid w:val="00AB8FA2"/>
    <w:rsid w:val="00ABEAD2"/>
    <w:rsid w:val="00AC01EE"/>
    <w:rsid w:val="00AC0772"/>
    <w:rsid w:val="00AC0E5F"/>
    <w:rsid w:val="00AC0EDA"/>
    <w:rsid w:val="00AC1468"/>
    <w:rsid w:val="00AC185F"/>
    <w:rsid w:val="00AC1DF2"/>
    <w:rsid w:val="00AC205A"/>
    <w:rsid w:val="00AC2C90"/>
    <w:rsid w:val="00AC2C97"/>
    <w:rsid w:val="00AC2D11"/>
    <w:rsid w:val="00AC4315"/>
    <w:rsid w:val="00AC4577"/>
    <w:rsid w:val="00AC468D"/>
    <w:rsid w:val="00AC4BA3"/>
    <w:rsid w:val="00AC4F04"/>
    <w:rsid w:val="00AC5045"/>
    <w:rsid w:val="00AC54FD"/>
    <w:rsid w:val="00AC5CAE"/>
    <w:rsid w:val="00AC69B9"/>
    <w:rsid w:val="00AC6B91"/>
    <w:rsid w:val="00AC6C77"/>
    <w:rsid w:val="00AC6DCB"/>
    <w:rsid w:val="00AC770F"/>
    <w:rsid w:val="00AC7843"/>
    <w:rsid w:val="00AC7A1D"/>
    <w:rsid w:val="00AD032A"/>
    <w:rsid w:val="00AD0566"/>
    <w:rsid w:val="00AD0B17"/>
    <w:rsid w:val="00AD0B70"/>
    <w:rsid w:val="00AD0CFD"/>
    <w:rsid w:val="00AD116D"/>
    <w:rsid w:val="00AD1940"/>
    <w:rsid w:val="00AD1BDF"/>
    <w:rsid w:val="00AD1E78"/>
    <w:rsid w:val="00AD215F"/>
    <w:rsid w:val="00AD24A3"/>
    <w:rsid w:val="00AD285C"/>
    <w:rsid w:val="00AD2F80"/>
    <w:rsid w:val="00AD2FB6"/>
    <w:rsid w:val="00AD30DE"/>
    <w:rsid w:val="00AD3A29"/>
    <w:rsid w:val="00AD3A6C"/>
    <w:rsid w:val="00AD4517"/>
    <w:rsid w:val="00AD45FB"/>
    <w:rsid w:val="00AD4CB6"/>
    <w:rsid w:val="00AD51B6"/>
    <w:rsid w:val="00AD538C"/>
    <w:rsid w:val="00AD5403"/>
    <w:rsid w:val="00AD5C72"/>
    <w:rsid w:val="00AD5CE2"/>
    <w:rsid w:val="00AD5D27"/>
    <w:rsid w:val="00AD60E2"/>
    <w:rsid w:val="00AD610F"/>
    <w:rsid w:val="00AD6411"/>
    <w:rsid w:val="00AD6759"/>
    <w:rsid w:val="00AD6881"/>
    <w:rsid w:val="00AD697C"/>
    <w:rsid w:val="00AD6C44"/>
    <w:rsid w:val="00AD72E0"/>
    <w:rsid w:val="00AD7340"/>
    <w:rsid w:val="00AD73A3"/>
    <w:rsid w:val="00AD7470"/>
    <w:rsid w:val="00AD7CB0"/>
    <w:rsid w:val="00AE0835"/>
    <w:rsid w:val="00AE0A91"/>
    <w:rsid w:val="00AE0C4E"/>
    <w:rsid w:val="00AE0D48"/>
    <w:rsid w:val="00AE0F91"/>
    <w:rsid w:val="00AE1381"/>
    <w:rsid w:val="00AE2053"/>
    <w:rsid w:val="00AE21F2"/>
    <w:rsid w:val="00AE27AB"/>
    <w:rsid w:val="00AE2A4F"/>
    <w:rsid w:val="00AE2BEB"/>
    <w:rsid w:val="00AE2C5E"/>
    <w:rsid w:val="00AE2ED2"/>
    <w:rsid w:val="00AE3214"/>
    <w:rsid w:val="00AE3350"/>
    <w:rsid w:val="00AE3614"/>
    <w:rsid w:val="00AE3C9D"/>
    <w:rsid w:val="00AE4A39"/>
    <w:rsid w:val="00AE4D35"/>
    <w:rsid w:val="00AE53C3"/>
    <w:rsid w:val="00AE5421"/>
    <w:rsid w:val="00AE5814"/>
    <w:rsid w:val="00AE5827"/>
    <w:rsid w:val="00AE5C05"/>
    <w:rsid w:val="00AE634E"/>
    <w:rsid w:val="00AE63CB"/>
    <w:rsid w:val="00AE6498"/>
    <w:rsid w:val="00AE69EA"/>
    <w:rsid w:val="00AE6C22"/>
    <w:rsid w:val="00AE7036"/>
    <w:rsid w:val="00AE745E"/>
    <w:rsid w:val="00AE764E"/>
    <w:rsid w:val="00AE7689"/>
    <w:rsid w:val="00AF014A"/>
    <w:rsid w:val="00AF03B8"/>
    <w:rsid w:val="00AF0496"/>
    <w:rsid w:val="00AF06EF"/>
    <w:rsid w:val="00AF0B89"/>
    <w:rsid w:val="00AF10D7"/>
    <w:rsid w:val="00AF118B"/>
    <w:rsid w:val="00AF11F9"/>
    <w:rsid w:val="00AF175D"/>
    <w:rsid w:val="00AF1775"/>
    <w:rsid w:val="00AF1816"/>
    <w:rsid w:val="00AF1EBE"/>
    <w:rsid w:val="00AF21B4"/>
    <w:rsid w:val="00AF2897"/>
    <w:rsid w:val="00AF28A4"/>
    <w:rsid w:val="00AF2E2D"/>
    <w:rsid w:val="00AF2FB3"/>
    <w:rsid w:val="00AF302F"/>
    <w:rsid w:val="00AF37C0"/>
    <w:rsid w:val="00AF4981"/>
    <w:rsid w:val="00AF4DA8"/>
    <w:rsid w:val="00AF535C"/>
    <w:rsid w:val="00AF5445"/>
    <w:rsid w:val="00AF54F5"/>
    <w:rsid w:val="00AF57B1"/>
    <w:rsid w:val="00AF5810"/>
    <w:rsid w:val="00AF5974"/>
    <w:rsid w:val="00AF62D7"/>
    <w:rsid w:val="00AF671E"/>
    <w:rsid w:val="00AF687D"/>
    <w:rsid w:val="00AF737C"/>
    <w:rsid w:val="00AF74A3"/>
    <w:rsid w:val="00AF74CD"/>
    <w:rsid w:val="00B000AC"/>
    <w:rsid w:val="00B0037E"/>
    <w:rsid w:val="00B00543"/>
    <w:rsid w:val="00B005A9"/>
    <w:rsid w:val="00B00765"/>
    <w:rsid w:val="00B0097F"/>
    <w:rsid w:val="00B00BE3"/>
    <w:rsid w:val="00B00D77"/>
    <w:rsid w:val="00B00FB8"/>
    <w:rsid w:val="00B01241"/>
    <w:rsid w:val="00B01360"/>
    <w:rsid w:val="00B01889"/>
    <w:rsid w:val="00B01E8D"/>
    <w:rsid w:val="00B01F1A"/>
    <w:rsid w:val="00B02808"/>
    <w:rsid w:val="00B02940"/>
    <w:rsid w:val="00B0295F"/>
    <w:rsid w:val="00B03A22"/>
    <w:rsid w:val="00B03A2D"/>
    <w:rsid w:val="00B041B8"/>
    <w:rsid w:val="00B0433F"/>
    <w:rsid w:val="00B0461E"/>
    <w:rsid w:val="00B0466C"/>
    <w:rsid w:val="00B04989"/>
    <w:rsid w:val="00B04FE1"/>
    <w:rsid w:val="00B0505A"/>
    <w:rsid w:val="00B05373"/>
    <w:rsid w:val="00B0561F"/>
    <w:rsid w:val="00B05ABF"/>
    <w:rsid w:val="00B064BA"/>
    <w:rsid w:val="00B07833"/>
    <w:rsid w:val="00B078B1"/>
    <w:rsid w:val="00B07933"/>
    <w:rsid w:val="00B07A64"/>
    <w:rsid w:val="00B07C20"/>
    <w:rsid w:val="00B1045D"/>
    <w:rsid w:val="00B1086C"/>
    <w:rsid w:val="00B108D6"/>
    <w:rsid w:val="00B10A22"/>
    <w:rsid w:val="00B1169A"/>
    <w:rsid w:val="00B11885"/>
    <w:rsid w:val="00B11A13"/>
    <w:rsid w:val="00B11BAA"/>
    <w:rsid w:val="00B126C0"/>
    <w:rsid w:val="00B1275A"/>
    <w:rsid w:val="00B127B0"/>
    <w:rsid w:val="00B128A0"/>
    <w:rsid w:val="00B12F6A"/>
    <w:rsid w:val="00B13647"/>
    <w:rsid w:val="00B14818"/>
    <w:rsid w:val="00B1499B"/>
    <w:rsid w:val="00B14DD2"/>
    <w:rsid w:val="00B14F9D"/>
    <w:rsid w:val="00B15157"/>
    <w:rsid w:val="00B15383"/>
    <w:rsid w:val="00B157C4"/>
    <w:rsid w:val="00B15B11"/>
    <w:rsid w:val="00B16138"/>
    <w:rsid w:val="00B16652"/>
    <w:rsid w:val="00B167B3"/>
    <w:rsid w:val="00B169CE"/>
    <w:rsid w:val="00B16D20"/>
    <w:rsid w:val="00B16DBE"/>
    <w:rsid w:val="00B16DF7"/>
    <w:rsid w:val="00B1746F"/>
    <w:rsid w:val="00B177A3"/>
    <w:rsid w:val="00B177DA"/>
    <w:rsid w:val="00B17A31"/>
    <w:rsid w:val="00B17BF4"/>
    <w:rsid w:val="00B202A7"/>
    <w:rsid w:val="00B20551"/>
    <w:rsid w:val="00B20B2B"/>
    <w:rsid w:val="00B20CFB"/>
    <w:rsid w:val="00B212CF"/>
    <w:rsid w:val="00B21E7D"/>
    <w:rsid w:val="00B22314"/>
    <w:rsid w:val="00B2241B"/>
    <w:rsid w:val="00B227CD"/>
    <w:rsid w:val="00B22877"/>
    <w:rsid w:val="00B22AB2"/>
    <w:rsid w:val="00B22ACA"/>
    <w:rsid w:val="00B22B64"/>
    <w:rsid w:val="00B22D6D"/>
    <w:rsid w:val="00B22DF8"/>
    <w:rsid w:val="00B23498"/>
    <w:rsid w:val="00B23509"/>
    <w:rsid w:val="00B23576"/>
    <w:rsid w:val="00B235C1"/>
    <w:rsid w:val="00B23D73"/>
    <w:rsid w:val="00B24494"/>
    <w:rsid w:val="00B244DC"/>
    <w:rsid w:val="00B24834"/>
    <w:rsid w:val="00B24A4F"/>
    <w:rsid w:val="00B24DF2"/>
    <w:rsid w:val="00B24EC2"/>
    <w:rsid w:val="00B24F13"/>
    <w:rsid w:val="00B24F2B"/>
    <w:rsid w:val="00B250F2"/>
    <w:rsid w:val="00B26BD7"/>
    <w:rsid w:val="00B26BEA"/>
    <w:rsid w:val="00B2731F"/>
    <w:rsid w:val="00B27AEC"/>
    <w:rsid w:val="00B27E3E"/>
    <w:rsid w:val="00B3069C"/>
    <w:rsid w:val="00B30D0A"/>
    <w:rsid w:val="00B3143F"/>
    <w:rsid w:val="00B31607"/>
    <w:rsid w:val="00B31967"/>
    <w:rsid w:val="00B31B51"/>
    <w:rsid w:val="00B31DB6"/>
    <w:rsid w:val="00B32039"/>
    <w:rsid w:val="00B324E5"/>
    <w:rsid w:val="00B32B67"/>
    <w:rsid w:val="00B33F7F"/>
    <w:rsid w:val="00B34CB9"/>
    <w:rsid w:val="00B3586F"/>
    <w:rsid w:val="00B35905"/>
    <w:rsid w:val="00B35A5C"/>
    <w:rsid w:val="00B35D7E"/>
    <w:rsid w:val="00B36BC3"/>
    <w:rsid w:val="00B36D7F"/>
    <w:rsid w:val="00B371F7"/>
    <w:rsid w:val="00B376A7"/>
    <w:rsid w:val="00B3795B"/>
    <w:rsid w:val="00B37A7E"/>
    <w:rsid w:val="00B37AD0"/>
    <w:rsid w:val="00B37F7E"/>
    <w:rsid w:val="00B401A6"/>
    <w:rsid w:val="00B40576"/>
    <w:rsid w:val="00B406B6"/>
    <w:rsid w:val="00B408B8"/>
    <w:rsid w:val="00B40B7C"/>
    <w:rsid w:val="00B40F54"/>
    <w:rsid w:val="00B412DF"/>
    <w:rsid w:val="00B41418"/>
    <w:rsid w:val="00B4151F"/>
    <w:rsid w:val="00B41675"/>
    <w:rsid w:val="00B4190B"/>
    <w:rsid w:val="00B41D49"/>
    <w:rsid w:val="00B420D8"/>
    <w:rsid w:val="00B42409"/>
    <w:rsid w:val="00B425CD"/>
    <w:rsid w:val="00B4288E"/>
    <w:rsid w:val="00B42F77"/>
    <w:rsid w:val="00B435B7"/>
    <w:rsid w:val="00B438E9"/>
    <w:rsid w:val="00B43C33"/>
    <w:rsid w:val="00B43C5E"/>
    <w:rsid w:val="00B43D60"/>
    <w:rsid w:val="00B44027"/>
    <w:rsid w:val="00B4462E"/>
    <w:rsid w:val="00B44797"/>
    <w:rsid w:val="00B44959"/>
    <w:rsid w:val="00B44969"/>
    <w:rsid w:val="00B4507B"/>
    <w:rsid w:val="00B4600E"/>
    <w:rsid w:val="00B460B1"/>
    <w:rsid w:val="00B46154"/>
    <w:rsid w:val="00B46594"/>
    <w:rsid w:val="00B4661D"/>
    <w:rsid w:val="00B4671B"/>
    <w:rsid w:val="00B46749"/>
    <w:rsid w:val="00B46800"/>
    <w:rsid w:val="00B46DF1"/>
    <w:rsid w:val="00B47B65"/>
    <w:rsid w:val="00B47CCC"/>
    <w:rsid w:val="00B50566"/>
    <w:rsid w:val="00B50756"/>
    <w:rsid w:val="00B5079C"/>
    <w:rsid w:val="00B50AC3"/>
    <w:rsid w:val="00B50BE4"/>
    <w:rsid w:val="00B50C2A"/>
    <w:rsid w:val="00B50E4E"/>
    <w:rsid w:val="00B50E66"/>
    <w:rsid w:val="00B511B8"/>
    <w:rsid w:val="00B5126F"/>
    <w:rsid w:val="00B51336"/>
    <w:rsid w:val="00B51D1F"/>
    <w:rsid w:val="00B523CE"/>
    <w:rsid w:val="00B5258E"/>
    <w:rsid w:val="00B527D8"/>
    <w:rsid w:val="00B529AD"/>
    <w:rsid w:val="00B52ADA"/>
    <w:rsid w:val="00B52F12"/>
    <w:rsid w:val="00B5373A"/>
    <w:rsid w:val="00B53B95"/>
    <w:rsid w:val="00B540E4"/>
    <w:rsid w:val="00B55AC3"/>
    <w:rsid w:val="00B562D2"/>
    <w:rsid w:val="00B564DE"/>
    <w:rsid w:val="00B5654A"/>
    <w:rsid w:val="00B5674D"/>
    <w:rsid w:val="00B569EE"/>
    <w:rsid w:val="00B56B59"/>
    <w:rsid w:val="00B56E04"/>
    <w:rsid w:val="00B56F88"/>
    <w:rsid w:val="00B5727A"/>
    <w:rsid w:val="00B57B65"/>
    <w:rsid w:val="00B6018A"/>
    <w:rsid w:val="00B606DF"/>
    <w:rsid w:val="00B60708"/>
    <w:rsid w:val="00B60C38"/>
    <w:rsid w:val="00B60DDB"/>
    <w:rsid w:val="00B611F8"/>
    <w:rsid w:val="00B6138E"/>
    <w:rsid w:val="00B6158E"/>
    <w:rsid w:val="00B618E7"/>
    <w:rsid w:val="00B6199B"/>
    <w:rsid w:val="00B61A88"/>
    <w:rsid w:val="00B61B03"/>
    <w:rsid w:val="00B625FC"/>
    <w:rsid w:val="00B62889"/>
    <w:rsid w:val="00B62D26"/>
    <w:rsid w:val="00B630F4"/>
    <w:rsid w:val="00B63763"/>
    <w:rsid w:val="00B63B36"/>
    <w:rsid w:val="00B63ED6"/>
    <w:rsid w:val="00B63FA0"/>
    <w:rsid w:val="00B63FAC"/>
    <w:rsid w:val="00B64637"/>
    <w:rsid w:val="00B64EF9"/>
    <w:rsid w:val="00B65299"/>
    <w:rsid w:val="00B656D7"/>
    <w:rsid w:val="00B657AC"/>
    <w:rsid w:val="00B6592B"/>
    <w:rsid w:val="00B65B09"/>
    <w:rsid w:val="00B65F76"/>
    <w:rsid w:val="00B65FF7"/>
    <w:rsid w:val="00B662CC"/>
    <w:rsid w:val="00B662ED"/>
    <w:rsid w:val="00B663B8"/>
    <w:rsid w:val="00B6659A"/>
    <w:rsid w:val="00B66958"/>
    <w:rsid w:val="00B66B75"/>
    <w:rsid w:val="00B66DB5"/>
    <w:rsid w:val="00B6700D"/>
    <w:rsid w:val="00B67045"/>
    <w:rsid w:val="00B6721D"/>
    <w:rsid w:val="00B676A2"/>
    <w:rsid w:val="00B679E6"/>
    <w:rsid w:val="00B700CE"/>
    <w:rsid w:val="00B70192"/>
    <w:rsid w:val="00B701BA"/>
    <w:rsid w:val="00B7024E"/>
    <w:rsid w:val="00B702C1"/>
    <w:rsid w:val="00B70830"/>
    <w:rsid w:val="00B70965"/>
    <w:rsid w:val="00B70B2A"/>
    <w:rsid w:val="00B70B92"/>
    <w:rsid w:val="00B70E72"/>
    <w:rsid w:val="00B70FC6"/>
    <w:rsid w:val="00B71005"/>
    <w:rsid w:val="00B71151"/>
    <w:rsid w:val="00B71775"/>
    <w:rsid w:val="00B718F7"/>
    <w:rsid w:val="00B71D88"/>
    <w:rsid w:val="00B7204A"/>
    <w:rsid w:val="00B728D7"/>
    <w:rsid w:val="00B72B13"/>
    <w:rsid w:val="00B72CBB"/>
    <w:rsid w:val="00B7336A"/>
    <w:rsid w:val="00B739EB"/>
    <w:rsid w:val="00B746E7"/>
    <w:rsid w:val="00B748BA"/>
    <w:rsid w:val="00B75944"/>
    <w:rsid w:val="00B76418"/>
    <w:rsid w:val="00B7646C"/>
    <w:rsid w:val="00B76490"/>
    <w:rsid w:val="00B76506"/>
    <w:rsid w:val="00B767A8"/>
    <w:rsid w:val="00B76C2D"/>
    <w:rsid w:val="00B7711C"/>
    <w:rsid w:val="00B77184"/>
    <w:rsid w:val="00B773BE"/>
    <w:rsid w:val="00B7761B"/>
    <w:rsid w:val="00B8039A"/>
    <w:rsid w:val="00B806BC"/>
    <w:rsid w:val="00B8078B"/>
    <w:rsid w:val="00B80B03"/>
    <w:rsid w:val="00B80B98"/>
    <w:rsid w:val="00B812DF"/>
    <w:rsid w:val="00B8202E"/>
    <w:rsid w:val="00B8290A"/>
    <w:rsid w:val="00B83777"/>
    <w:rsid w:val="00B839D9"/>
    <w:rsid w:val="00B83FB3"/>
    <w:rsid w:val="00B849B9"/>
    <w:rsid w:val="00B849CC"/>
    <w:rsid w:val="00B857E0"/>
    <w:rsid w:val="00B85CA0"/>
    <w:rsid w:val="00B85D29"/>
    <w:rsid w:val="00B8624E"/>
    <w:rsid w:val="00B86628"/>
    <w:rsid w:val="00B868B0"/>
    <w:rsid w:val="00B868F4"/>
    <w:rsid w:val="00B87879"/>
    <w:rsid w:val="00B87A7D"/>
    <w:rsid w:val="00B87CBB"/>
    <w:rsid w:val="00B90E50"/>
    <w:rsid w:val="00B9116E"/>
    <w:rsid w:val="00B9126C"/>
    <w:rsid w:val="00B9192A"/>
    <w:rsid w:val="00B92516"/>
    <w:rsid w:val="00B925A4"/>
    <w:rsid w:val="00B92ACE"/>
    <w:rsid w:val="00B92B5A"/>
    <w:rsid w:val="00B92D68"/>
    <w:rsid w:val="00B93207"/>
    <w:rsid w:val="00B934E0"/>
    <w:rsid w:val="00B943D5"/>
    <w:rsid w:val="00B947BC"/>
    <w:rsid w:val="00B947CD"/>
    <w:rsid w:val="00B9499E"/>
    <w:rsid w:val="00B94B06"/>
    <w:rsid w:val="00B9503F"/>
    <w:rsid w:val="00B95233"/>
    <w:rsid w:val="00B9537D"/>
    <w:rsid w:val="00B95C2E"/>
    <w:rsid w:val="00B95E91"/>
    <w:rsid w:val="00B9627C"/>
    <w:rsid w:val="00B96358"/>
    <w:rsid w:val="00B96CE0"/>
    <w:rsid w:val="00B972B7"/>
    <w:rsid w:val="00B979CF"/>
    <w:rsid w:val="00BA1241"/>
    <w:rsid w:val="00BA27A0"/>
    <w:rsid w:val="00BA2D10"/>
    <w:rsid w:val="00BA34EA"/>
    <w:rsid w:val="00BA38B8"/>
    <w:rsid w:val="00BA398C"/>
    <w:rsid w:val="00BA42B3"/>
    <w:rsid w:val="00BA45D7"/>
    <w:rsid w:val="00BA46FF"/>
    <w:rsid w:val="00BA4803"/>
    <w:rsid w:val="00BA4CF6"/>
    <w:rsid w:val="00BA4F32"/>
    <w:rsid w:val="00BA515B"/>
    <w:rsid w:val="00BA5315"/>
    <w:rsid w:val="00BA5323"/>
    <w:rsid w:val="00BA548D"/>
    <w:rsid w:val="00BA5564"/>
    <w:rsid w:val="00BA5847"/>
    <w:rsid w:val="00BA5ADF"/>
    <w:rsid w:val="00BA5B8B"/>
    <w:rsid w:val="00BA5C6D"/>
    <w:rsid w:val="00BA5FE5"/>
    <w:rsid w:val="00BA6CB6"/>
    <w:rsid w:val="00BA6DAC"/>
    <w:rsid w:val="00BA6E1C"/>
    <w:rsid w:val="00BA764E"/>
    <w:rsid w:val="00BA76AA"/>
    <w:rsid w:val="00BA772B"/>
    <w:rsid w:val="00BB025B"/>
    <w:rsid w:val="00BB0B2D"/>
    <w:rsid w:val="00BB0CE1"/>
    <w:rsid w:val="00BB0F21"/>
    <w:rsid w:val="00BB11A9"/>
    <w:rsid w:val="00BB1860"/>
    <w:rsid w:val="00BB1936"/>
    <w:rsid w:val="00BB1A56"/>
    <w:rsid w:val="00BB1B1F"/>
    <w:rsid w:val="00BB1B59"/>
    <w:rsid w:val="00BB1D67"/>
    <w:rsid w:val="00BB2568"/>
    <w:rsid w:val="00BB2A1C"/>
    <w:rsid w:val="00BB2E34"/>
    <w:rsid w:val="00BB2EAF"/>
    <w:rsid w:val="00BB3539"/>
    <w:rsid w:val="00BB395E"/>
    <w:rsid w:val="00BB3A84"/>
    <w:rsid w:val="00BB3BD4"/>
    <w:rsid w:val="00BB3F26"/>
    <w:rsid w:val="00BB4A01"/>
    <w:rsid w:val="00BB5415"/>
    <w:rsid w:val="00BB5D18"/>
    <w:rsid w:val="00BB616F"/>
    <w:rsid w:val="00BB66B9"/>
    <w:rsid w:val="00BB678B"/>
    <w:rsid w:val="00BB6A6F"/>
    <w:rsid w:val="00BB6D49"/>
    <w:rsid w:val="00BB6D73"/>
    <w:rsid w:val="00BB74D7"/>
    <w:rsid w:val="00BB7AC0"/>
    <w:rsid w:val="00BB7F36"/>
    <w:rsid w:val="00BB7FAB"/>
    <w:rsid w:val="00BC034F"/>
    <w:rsid w:val="00BC03C8"/>
    <w:rsid w:val="00BC05FA"/>
    <w:rsid w:val="00BC0837"/>
    <w:rsid w:val="00BC1473"/>
    <w:rsid w:val="00BC19D9"/>
    <w:rsid w:val="00BC1A5C"/>
    <w:rsid w:val="00BC2584"/>
    <w:rsid w:val="00BC2914"/>
    <w:rsid w:val="00BC3251"/>
    <w:rsid w:val="00BC341A"/>
    <w:rsid w:val="00BC35E1"/>
    <w:rsid w:val="00BC3D28"/>
    <w:rsid w:val="00BC40DC"/>
    <w:rsid w:val="00BC4467"/>
    <w:rsid w:val="00BC4625"/>
    <w:rsid w:val="00BC472F"/>
    <w:rsid w:val="00BC4795"/>
    <w:rsid w:val="00BC4DE1"/>
    <w:rsid w:val="00BC4F27"/>
    <w:rsid w:val="00BC50DF"/>
    <w:rsid w:val="00BC50EF"/>
    <w:rsid w:val="00BC56E9"/>
    <w:rsid w:val="00BC6162"/>
    <w:rsid w:val="00BC61DF"/>
    <w:rsid w:val="00BC686E"/>
    <w:rsid w:val="00BC6AB3"/>
    <w:rsid w:val="00BC6FFA"/>
    <w:rsid w:val="00BC7007"/>
    <w:rsid w:val="00BC7734"/>
    <w:rsid w:val="00BC7EA1"/>
    <w:rsid w:val="00BD0338"/>
    <w:rsid w:val="00BD0631"/>
    <w:rsid w:val="00BD0AA6"/>
    <w:rsid w:val="00BD0C77"/>
    <w:rsid w:val="00BD0CA2"/>
    <w:rsid w:val="00BD2202"/>
    <w:rsid w:val="00BD26BD"/>
    <w:rsid w:val="00BD2765"/>
    <w:rsid w:val="00BD295F"/>
    <w:rsid w:val="00BD2B95"/>
    <w:rsid w:val="00BD3354"/>
    <w:rsid w:val="00BD34AB"/>
    <w:rsid w:val="00BD389A"/>
    <w:rsid w:val="00BD3C31"/>
    <w:rsid w:val="00BD3CD0"/>
    <w:rsid w:val="00BD3F59"/>
    <w:rsid w:val="00BD44AD"/>
    <w:rsid w:val="00BD4A33"/>
    <w:rsid w:val="00BD4D5A"/>
    <w:rsid w:val="00BD5002"/>
    <w:rsid w:val="00BD562F"/>
    <w:rsid w:val="00BD5A79"/>
    <w:rsid w:val="00BD6882"/>
    <w:rsid w:val="00BD68AB"/>
    <w:rsid w:val="00BD7D8F"/>
    <w:rsid w:val="00BE0417"/>
    <w:rsid w:val="00BE05A1"/>
    <w:rsid w:val="00BE0601"/>
    <w:rsid w:val="00BE0703"/>
    <w:rsid w:val="00BE0741"/>
    <w:rsid w:val="00BE0A42"/>
    <w:rsid w:val="00BE0EC7"/>
    <w:rsid w:val="00BE13BB"/>
    <w:rsid w:val="00BE15E9"/>
    <w:rsid w:val="00BE1916"/>
    <w:rsid w:val="00BE1963"/>
    <w:rsid w:val="00BE1BC9"/>
    <w:rsid w:val="00BE2112"/>
    <w:rsid w:val="00BE2163"/>
    <w:rsid w:val="00BE21C8"/>
    <w:rsid w:val="00BE27E9"/>
    <w:rsid w:val="00BE2837"/>
    <w:rsid w:val="00BE28C2"/>
    <w:rsid w:val="00BE2C6E"/>
    <w:rsid w:val="00BE2DB0"/>
    <w:rsid w:val="00BE30C0"/>
    <w:rsid w:val="00BE33DC"/>
    <w:rsid w:val="00BE35A2"/>
    <w:rsid w:val="00BE38D2"/>
    <w:rsid w:val="00BE3B96"/>
    <w:rsid w:val="00BE3C2A"/>
    <w:rsid w:val="00BE3CB2"/>
    <w:rsid w:val="00BE4114"/>
    <w:rsid w:val="00BE42F2"/>
    <w:rsid w:val="00BE47C3"/>
    <w:rsid w:val="00BE47F8"/>
    <w:rsid w:val="00BE51EC"/>
    <w:rsid w:val="00BE5557"/>
    <w:rsid w:val="00BE5E71"/>
    <w:rsid w:val="00BE6D5A"/>
    <w:rsid w:val="00BE6E16"/>
    <w:rsid w:val="00BE71CF"/>
    <w:rsid w:val="00BE723B"/>
    <w:rsid w:val="00BE7864"/>
    <w:rsid w:val="00BE790D"/>
    <w:rsid w:val="00BE7B0E"/>
    <w:rsid w:val="00BE7EA8"/>
    <w:rsid w:val="00BE7F41"/>
    <w:rsid w:val="00BF0905"/>
    <w:rsid w:val="00BF0DFB"/>
    <w:rsid w:val="00BF0EC6"/>
    <w:rsid w:val="00BF11F2"/>
    <w:rsid w:val="00BF14D1"/>
    <w:rsid w:val="00BF187C"/>
    <w:rsid w:val="00BF1A7A"/>
    <w:rsid w:val="00BF2096"/>
    <w:rsid w:val="00BF2B0F"/>
    <w:rsid w:val="00BF3010"/>
    <w:rsid w:val="00BF325B"/>
    <w:rsid w:val="00BF3715"/>
    <w:rsid w:val="00BF372A"/>
    <w:rsid w:val="00BF3BE8"/>
    <w:rsid w:val="00BF3C08"/>
    <w:rsid w:val="00BF3E2F"/>
    <w:rsid w:val="00BF4103"/>
    <w:rsid w:val="00BF5498"/>
    <w:rsid w:val="00BF5584"/>
    <w:rsid w:val="00BF5F0F"/>
    <w:rsid w:val="00BF5F49"/>
    <w:rsid w:val="00BF6241"/>
    <w:rsid w:val="00BF64CB"/>
    <w:rsid w:val="00BF683F"/>
    <w:rsid w:val="00BF72CF"/>
    <w:rsid w:val="00BF72FE"/>
    <w:rsid w:val="00BF7C0A"/>
    <w:rsid w:val="00BF7F38"/>
    <w:rsid w:val="00C00FB9"/>
    <w:rsid w:val="00C0179F"/>
    <w:rsid w:val="00C01ACF"/>
    <w:rsid w:val="00C01FC5"/>
    <w:rsid w:val="00C02138"/>
    <w:rsid w:val="00C02265"/>
    <w:rsid w:val="00C0243C"/>
    <w:rsid w:val="00C025A3"/>
    <w:rsid w:val="00C0286E"/>
    <w:rsid w:val="00C02F15"/>
    <w:rsid w:val="00C03272"/>
    <w:rsid w:val="00C03690"/>
    <w:rsid w:val="00C03866"/>
    <w:rsid w:val="00C0386C"/>
    <w:rsid w:val="00C03972"/>
    <w:rsid w:val="00C03D11"/>
    <w:rsid w:val="00C040C4"/>
    <w:rsid w:val="00C041AF"/>
    <w:rsid w:val="00C041BB"/>
    <w:rsid w:val="00C04591"/>
    <w:rsid w:val="00C045B6"/>
    <w:rsid w:val="00C04956"/>
    <w:rsid w:val="00C04A84"/>
    <w:rsid w:val="00C04D61"/>
    <w:rsid w:val="00C0554F"/>
    <w:rsid w:val="00C056D2"/>
    <w:rsid w:val="00C059DB"/>
    <w:rsid w:val="00C05CD4"/>
    <w:rsid w:val="00C063EA"/>
    <w:rsid w:val="00C0647F"/>
    <w:rsid w:val="00C06666"/>
    <w:rsid w:val="00C06787"/>
    <w:rsid w:val="00C07341"/>
    <w:rsid w:val="00C0769E"/>
    <w:rsid w:val="00C102C0"/>
    <w:rsid w:val="00C10A98"/>
    <w:rsid w:val="00C10BF9"/>
    <w:rsid w:val="00C10D0E"/>
    <w:rsid w:val="00C10D16"/>
    <w:rsid w:val="00C113D6"/>
    <w:rsid w:val="00C114AC"/>
    <w:rsid w:val="00C116A3"/>
    <w:rsid w:val="00C11A8F"/>
    <w:rsid w:val="00C11C25"/>
    <w:rsid w:val="00C11DA1"/>
    <w:rsid w:val="00C1210C"/>
    <w:rsid w:val="00C123A2"/>
    <w:rsid w:val="00C12464"/>
    <w:rsid w:val="00C12634"/>
    <w:rsid w:val="00C126C6"/>
    <w:rsid w:val="00C12BF5"/>
    <w:rsid w:val="00C12C4D"/>
    <w:rsid w:val="00C12D85"/>
    <w:rsid w:val="00C12D8D"/>
    <w:rsid w:val="00C130BE"/>
    <w:rsid w:val="00C1396E"/>
    <w:rsid w:val="00C13E3C"/>
    <w:rsid w:val="00C13F63"/>
    <w:rsid w:val="00C13FEC"/>
    <w:rsid w:val="00C143A7"/>
    <w:rsid w:val="00C144D2"/>
    <w:rsid w:val="00C14F7F"/>
    <w:rsid w:val="00C152DA"/>
    <w:rsid w:val="00C153F7"/>
    <w:rsid w:val="00C158DF"/>
    <w:rsid w:val="00C15CE8"/>
    <w:rsid w:val="00C15F5A"/>
    <w:rsid w:val="00C16701"/>
    <w:rsid w:val="00C16E2E"/>
    <w:rsid w:val="00C174F5"/>
    <w:rsid w:val="00C17A8C"/>
    <w:rsid w:val="00C17EC7"/>
    <w:rsid w:val="00C17FEB"/>
    <w:rsid w:val="00C203D8"/>
    <w:rsid w:val="00C20863"/>
    <w:rsid w:val="00C208A7"/>
    <w:rsid w:val="00C21429"/>
    <w:rsid w:val="00C215D7"/>
    <w:rsid w:val="00C21832"/>
    <w:rsid w:val="00C218FB"/>
    <w:rsid w:val="00C219B9"/>
    <w:rsid w:val="00C223A7"/>
    <w:rsid w:val="00C2243F"/>
    <w:rsid w:val="00C22566"/>
    <w:rsid w:val="00C225BB"/>
    <w:rsid w:val="00C22736"/>
    <w:rsid w:val="00C2285A"/>
    <w:rsid w:val="00C22864"/>
    <w:rsid w:val="00C22AD0"/>
    <w:rsid w:val="00C22D50"/>
    <w:rsid w:val="00C22D68"/>
    <w:rsid w:val="00C22DEA"/>
    <w:rsid w:val="00C2326C"/>
    <w:rsid w:val="00C23314"/>
    <w:rsid w:val="00C233F5"/>
    <w:rsid w:val="00C23436"/>
    <w:rsid w:val="00C23461"/>
    <w:rsid w:val="00C23A0E"/>
    <w:rsid w:val="00C243E8"/>
    <w:rsid w:val="00C2449B"/>
    <w:rsid w:val="00C24663"/>
    <w:rsid w:val="00C248E8"/>
    <w:rsid w:val="00C251D5"/>
    <w:rsid w:val="00C252CB"/>
    <w:rsid w:val="00C253E6"/>
    <w:rsid w:val="00C254AA"/>
    <w:rsid w:val="00C25765"/>
    <w:rsid w:val="00C258CE"/>
    <w:rsid w:val="00C25D03"/>
    <w:rsid w:val="00C25FE1"/>
    <w:rsid w:val="00C2602A"/>
    <w:rsid w:val="00C260A6"/>
    <w:rsid w:val="00C26142"/>
    <w:rsid w:val="00C26627"/>
    <w:rsid w:val="00C266B8"/>
    <w:rsid w:val="00C26722"/>
    <w:rsid w:val="00C268BA"/>
    <w:rsid w:val="00C26968"/>
    <w:rsid w:val="00C26A64"/>
    <w:rsid w:val="00C2749F"/>
    <w:rsid w:val="00C27EED"/>
    <w:rsid w:val="00C30143"/>
    <w:rsid w:val="00C3043D"/>
    <w:rsid w:val="00C308D0"/>
    <w:rsid w:val="00C309C2"/>
    <w:rsid w:val="00C30DD2"/>
    <w:rsid w:val="00C31420"/>
    <w:rsid w:val="00C31599"/>
    <w:rsid w:val="00C31700"/>
    <w:rsid w:val="00C31A32"/>
    <w:rsid w:val="00C31F77"/>
    <w:rsid w:val="00C326C7"/>
    <w:rsid w:val="00C32CAD"/>
    <w:rsid w:val="00C331DC"/>
    <w:rsid w:val="00C33350"/>
    <w:rsid w:val="00C3388F"/>
    <w:rsid w:val="00C33AC2"/>
    <w:rsid w:val="00C33B86"/>
    <w:rsid w:val="00C33DA7"/>
    <w:rsid w:val="00C33F28"/>
    <w:rsid w:val="00C348E4"/>
    <w:rsid w:val="00C34C21"/>
    <w:rsid w:val="00C34C6E"/>
    <w:rsid w:val="00C35060"/>
    <w:rsid w:val="00C352F0"/>
    <w:rsid w:val="00C35BD7"/>
    <w:rsid w:val="00C35DB1"/>
    <w:rsid w:val="00C35DED"/>
    <w:rsid w:val="00C362BF"/>
    <w:rsid w:val="00C36AD5"/>
    <w:rsid w:val="00C36C24"/>
    <w:rsid w:val="00C36CCE"/>
    <w:rsid w:val="00C36D92"/>
    <w:rsid w:val="00C36E56"/>
    <w:rsid w:val="00C37253"/>
    <w:rsid w:val="00C37709"/>
    <w:rsid w:val="00C379F2"/>
    <w:rsid w:val="00C37B92"/>
    <w:rsid w:val="00C40329"/>
    <w:rsid w:val="00C403A2"/>
    <w:rsid w:val="00C404BF"/>
    <w:rsid w:val="00C406A3"/>
    <w:rsid w:val="00C40966"/>
    <w:rsid w:val="00C40AC0"/>
    <w:rsid w:val="00C40FE2"/>
    <w:rsid w:val="00C411E1"/>
    <w:rsid w:val="00C4219A"/>
    <w:rsid w:val="00C422B6"/>
    <w:rsid w:val="00C4264D"/>
    <w:rsid w:val="00C42CA4"/>
    <w:rsid w:val="00C434CD"/>
    <w:rsid w:val="00C43A0C"/>
    <w:rsid w:val="00C43A12"/>
    <w:rsid w:val="00C43ED9"/>
    <w:rsid w:val="00C443E3"/>
    <w:rsid w:val="00C449D6"/>
    <w:rsid w:val="00C450DF"/>
    <w:rsid w:val="00C45B6B"/>
    <w:rsid w:val="00C45F6E"/>
    <w:rsid w:val="00C4605A"/>
    <w:rsid w:val="00C463D1"/>
    <w:rsid w:val="00C4648A"/>
    <w:rsid w:val="00C46496"/>
    <w:rsid w:val="00C465CD"/>
    <w:rsid w:val="00C4682E"/>
    <w:rsid w:val="00C46DBA"/>
    <w:rsid w:val="00C471CF"/>
    <w:rsid w:val="00C471FA"/>
    <w:rsid w:val="00C473E2"/>
    <w:rsid w:val="00C47448"/>
    <w:rsid w:val="00C47841"/>
    <w:rsid w:val="00C479C4"/>
    <w:rsid w:val="00C50062"/>
    <w:rsid w:val="00C50FF4"/>
    <w:rsid w:val="00C515D4"/>
    <w:rsid w:val="00C515F1"/>
    <w:rsid w:val="00C51639"/>
    <w:rsid w:val="00C5177E"/>
    <w:rsid w:val="00C51805"/>
    <w:rsid w:val="00C51C31"/>
    <w:rsid w:val="00C51DC4"/>
    <w:rsid w:val="00C52022"/>
    <w:rsid w:val="00C522E4"/>
    <w:rsid w:val="00C52692"/>
    <w:rsid w:val="00C52B96"/>
    <w:rsid w:val="00C52C28"/>
    <w:rsid w:val="00C52DFB"/>
    <w:rsid w:val="00C52E57"/>
    <w:rsid w:val="00C533E8"/>
    <w:rsid w:val="00C545EC"/>
    <w:rsid w:val="00C54926"/>
    <w:rsid w:val="00C54F42"/>
    <w:rsid w:val="00C550E9"/>
    <w:rsid w:val="00C55550"/>
    <w:rsid w:val="00C55A89"/>
    <w:rsid w:val="00C55B32"/>
    <w:rsid w:val="00C55BD3"/>
    <w:rsid w:val="00C56630"/>
    <w:rsid w:val="00C56D79"/>
    <w:rsid w:val="00C56FA5"/>
    <w:rsid w:val="00C57936"/>
    <w:rsid w:val="00C57CB5"/>
    <w:rsid w:val="00C57DA8"/>
    <w:rsid w:val="00C57E24"/>
    <w:rsid w:val="00C601C0"/>
    <w:rsid w:val="00C606FB"/>
    <w:rsid w:val="00C60C36"/>
    <w:rsid w:val="00C60CF0"/>
    <w:rsid w:val="00C61621"/>
    <w:rsid w:val="00C6197E"/>
    <w:rsid w:val="00C61A39"/>
    <w:rsid w:val="00C61DEB"/>
    <w:rsid w:val="00C61E02"/>
    <w:rsid w:val="00C61FFA"/>
    <w:rsid w:val="00C6210C"/>
    <w:rsid w:val="00C62618"/>
    <w:rsid w:val="00C626E2"/>
    <w:rsid w:val="00C62ECF"/>
    <w:rsid w:val="00C63255"/>
    <w:rsid w:val="00C63614"/>
    <w:rsid w:val="00C63982"/>
    <w:rsid w:val="00C63B02"/>
    <w:rsid w:val="00C6417A"/>
    <w:rsid w:val="00C64349"/>
    <w:rsid w:val="00C643E8"/>
    <w:rsid w:val="00C6463F"/>
    <w:rsid w:val="00C64806"/>
    <w:rsid w:val="00C6488A"/>
    <w:rsid w:val="00C64D55"/>
    <w:rsid w:val="00C64E0F"/>
    <w:rsid w:val="00C6504D"/>
    <w:rsid w:val="00C65237"/>
    <w:rsid w:val="00C65330"/>
    <w:rsid w:val="00C66921"/>
    <w:rsid w:val="00C66CFE"/>
    <w:rsid w:val="00C66FDF"/>
    <w:rsid w:val="00C674C5"/>
    <w:rsid w:val="00C7004F"/>
    <w:rsid w:val="00C70277"/>
    <w:rsid w:val="00C70423"/>
    <w:rsid w:val="00C70D2C"/>
    <w:rsid w:val="00C70F9F"/>
    <w:rsid w:val="00C70FF5"/>
    <w:rsid w:val="00C711BF"/>
    <w:rsid w:val="00C7155E"/>
    <w:rsid w:val="00C72C7A"/>
    <w:rsid w:val="00C72DB9"/>
    <w:rsid w:val="00C7339E"/>
    <w:rsid w:val="00C737F0"/>
    <w:rsid w:val="00C73836"/>
    <w:rsid w:val="00C739C9"/>
    <w:rsid w:val="00C73B15"/>
    <w:rsid w:val="00C73F1E"/>
    <w:rsid w:val="00C73F50"/>
    <w:rsid w:val="00C741E1"/>
    <w:rsid w:val="00C74282"/>
    <w:rsid w:val="00C742A6"/>
    <w:rsid w:val="00C74340"/>
    <w:rsid w:val="00C74CC3"/>
    <w:rsid w:val="00C74E10"/>
    <w:rsid w:val="00C74FF2"/>
    <w:rsid w:val="00C75193"/>
    <w:rsid w:val="00C751DC"/>
    <w:rsid w:val="00C75596"/>
    <w:rsid w:val="00C757F5"/>
    <w:rsid w:val="00C75A96"/>
    <w:rsid w:val="00C75B38"/>
    <w:rsid w:val="00C75C86"/>
    <w:rsid w:val="00C75C92"/>
    <w:rsid w:val="00C7628D"/>
    <w:rsid w:val="00C76486"/>
    <w:rsid w:val="00C76888"/>
    <w:rsid w:val="00C76B88"/>
    <w:rsid w:val="00C76C30"/>
    <w:rsid w:val="00C76FCF"/>
    <w:rsid w:val="00C774C3"/>
    <w:rsid w:val="00C7759C"/>
    <w:rsid w:val="00C77A89"/>
    <w:rsid w:val="00C77BDF"/>
    <w:rsid w:val="00C77E42"/>
    <w:rsid w:val="00C803D4"/>
    <w:rsid w:val="00C80720"/>
    <w:rsid w:val="00C808A9"/>
    <w:rsid w:val="00C80B45"/>
    <w:rsid w:val="00C81452"/>
    <w:rsid w:val="00C8170B"/>
    <w:rsid w:val="00C81B21"/>
    <w:rsid w:val="00C81D58"/>
    <w:rsid w:val="00C81ED7"/>
    <w:rsid w:val="00C82336"/>
    <w:rsid w:val="00C82554"/>
    <w:rsid w:val="00C828EB"/>
    <w:rsid w:val="00C82A71"/>
    <w:rsid w:val="00C82AFD"/>
    <w:rsid w:val="00C832FB"/>
    <w:rsid w:val="00C83719"/>
    <w:rsid w:val="00C83B49"/>
    <w:rsid w:val="00C83E43"/>
    <w:rsid w:val="00C83E47"/>
    <w:rsid w:val="00C840BA"/>
    <w:rsid w:val="00C84B49"/>
    <w:rsid w:val="00C84B6B"/>
    <w:rsid w:val="00C84F0F"/>
    <w:rsid w:val="00C85493"/>
    <w:rsid w:val="00C857AD"/>
    <w:rsid w:val="00C85A17"/>
    <w:rsid w:val="00C8602C"/>
    <w:rsid w:val="00C860CE"/>
    <w:rsid w:val="00C869C3"/>
    <w:rsid w:val="00C86C6E"/>
    <w:rsid w:val="00C86ECB"/>
    <w:rsid w:val="00C875DF"/>
    <w:rsid w:val="00C877BE"/>
    <w:rsid w:val="00C87AB8"/>
    <w:rsid w:val="00C87DC5"/>
    <w:rsid w:val="00C87E19"/>
    <w:rsid w:val="00C87EFB"/>
    <w:rsid w:val="00C87F84"/>
    <w:rsid w:val="00C90066"/>
    <w:rsid w:val="00C901CE"/>
    <w:rsid w:val="00C901E2"/>
    <w:rsid w:val="00C9032C"/>
    <w:rsid w:val="00C90892"/>
    <w:rsid w:val="00C90AFB"/>
    <w:rsid w:val="00C90D19"/>
    <w:rsid w:val="00C91730"/>
    <w:rsid w:val="00C9189D"/>
    <w:rsid w:val="00C91D10"/>
    <w:rsid w:val="00C92625"/>
    <w:rsid w:val="00C92861"/>
    <w:rsid w:val="00C92937"/>
    <w:rsid w:val="00C92F4B"/>
    <w:rsid w:val="00C93501"/>
    <w:rsid w:val="00C93BD0"/>
    <w:rsid w:val="00C944D9"/>
    <w:rsid w:val="00C946DF"/>
    <w:rsid w:val="00C94A92"/>
    <w:rsid w:val="00C94AAC"/>
    <w:rsid w:val="00C94D3B"/>
    <w:rsid w:val="00C95418"/>
    <w:rsid w:val="00C95538"/>
    <w:rsid w:val="00C955AF"/>
    <w:rsid w:val="00C959FC"/>
    <w:rsid w:val="00C95B71"/>
    <w:rsid w:val="00C95CE8"/>
    <w:rsid w:val="00C96223"/>
    <w:rsid w:val="00C9631A"/>
    <w:rsid w:val="00C96661"/>
    <w:rsid w:val="00C96B80"/>
    <w:rsid w:val="00C96D0A"/>
    <w:rsid w:val="00C96E7B"/>
    <w:rsid w:val="00C97277"/>
    <w:rsid w:val="00C97401"/>
    <w:rsid w:val="00C9763B"/>
    <w:rsid w:val="00C977D4"/>
    <w:rsid w:val="00C9789E"/>
    <w:rsid w:val="00C97CCC"/>
    <w:rsid w:val="00C97F55"/>
    <w:rsid w:val="00CA0107"/>
    <w:rsid w:val="00CA0219"/>
    <w:rsid w:val="00CA0739"/>
    <w:rsid w:val="00CA07BC"/>
    <w:rsid w:val="00CA0819"/>
    <w:rsid w:val="00CA0AD0"/>
    <w:rsid w:val="00CA0E2E"/>
    <w:rsid w:val="00CA1B8D"/>
    <w:rsid w:val="00CA1C97"/>
    <w:rsid w:val="00CA1EAA"/>
    <w:rsid w:val="00CA2326"/>
    <w:rsid w:val="00CA24E8"/>
    <w:rsid w:val="00CA2773"/>
    <w:rsid w:val="00CA28F2"/>
    <w:rsid w:val="00CA3565"/>
    <w:rsid w:val="00CA3613"/>
    <w:rsid w:val="00CA39ED"/>
    <w:rsid w:val="00CA40C9"/>
    <w:rsid w:val="00CA43C7"/>
    <w:rsid w:val="00CA479C"/>
    <w:rsid w:val="00CA4D49"/>
    <w:rsid w:val="00CA63EF"/>
    <w:rsid w:val="00CA7341"/>
    <w:rsid w:val="00CA7DAD"/>
    <w:rsid w:val="00CA7E0B"/>
    <w:rsid w:val="00CA7FC3"/>
    <w:rsid w:val="00CB0498"/>
    <w:rsid w:val="00CB0C37"/>
    <w:rsid w:val="00CB105C"/>
    <w:rsid w:val="00CB1121"/>
    <w:rsid w:val="00CB1241"/>
    <w:rsid w:val="00CB129A"/>
    <w:rsid w:val="00CB1BF6"/>
    <w:rsid w:val="00CB2773"/>
    <w:rsid w:val="00CB2F90"/>
    <w:rsid w:val="00CB320D"/>
    <w:rsid w:val="00CB3897"/>
    <w:rsid w:val="00CB399D"/>
    <w:rsid w:val="00CB3A4D"/>
    <w:rsid w:val="00CB3A65"/>
    <w:rsid w:val="00CB3D7E"/>
    <w:rsid w:val="00CB414F"/>
    <w:rsid w:val="00CB44CC"/>
    <w:rsid w:val="00CB4524"/>
    <w:rsid w:val="00CB4CC4"/>
    <w:rsid w:val="00CB4DB2"/>
    <w:rsid w:val="00CB5721"/>
    <w:rsid w:val="00CB615A"/>
    <w:rsid w:val="00CB6321"/>
    <w:rsid w:val="00CB7061"/>
    <w:rsid w:val="00CB7AAB"/>
    <w:rsid w:val="00CB7AC1"/>
    <w:rsid w:val="00CC02A2"/>
    <w:rsid w:val="00CC1086"/>
    <w:rsid w:val="00CC1334"/>
    <w:rsid w:val="00CC171A"/>
    <w:rsid w:val="00CC1956"/>
    <w:rsid w:val="00CC1A36"/>
    <w:rsid w:val="00CC1B54"/>
    <w:rsid w:val="00CC1DC6"/>
    <w:rsid w:val="00CC2096"/>
    <w:rsid w:val="00CC256B"/>
    <w:rsid w:val="00CC2EA4"/>
    <w:rsid w:val="00CC2ED5"/>
    <w:rsid w:val="00CC3261"/>
    <w:rsid w:val="00CC32F1"/>
    <w:rsid w:val="00CC3CEB"/>
    <w:rsid w:val="00CC443F"/>
    <w:rsid w:val="00CC4562"/>
    <w:rsid w:val="00CC4874"/>
    <w:rsid w:val="00CC4893"/>
    <w:rsid w:val="00CC506A"/>
    <w:rsid w:val="00CC51A4"/>
    <w:rsid w:val="00CC565C"/>
    <w:rsid w:val="00CC67E4"/>
    <w:rsid w:val="00CC6D18"/>
    <w:rsid w:val="00CC7731"/>
    <w:rsid w:val="00CC7A0B"/>
    <w:rsid w:val="00CC7A5A"/>
    <w:rsid w:val="00CC7F12"/>
    <w:rsid w:val="00CD0412"/>
    <w:rsid w:val="00CD0ECD"/>
    <w:rsid w:val="00CD0F97"/>
    <w:rsid w:val="00CD11A1"/>
    <w:rsid w:val="00CD1585"/>
    <w:rsid w:val="00CD1946"/>
    <w:rsid w:val="00CD202E"/>
    <w:rsid w:val="00CD23E7"/>
    <w:rsid w:val="00CD2471"/>
    <w:rsid w:val="00CD2A04"/>
    <w:rsid w:val="00CD2DBB"/>
    <w:rsid w:val="00CD35B0"/>
    <w:rsid w:val="00CD381B"/>
    <w:rsid w:val="00CD396C"/>
    <w:rsid w:val="00CD3986"/>
    <w:rsid w:val="00CD3A44"/>
    <w:rsid w:val="00CD403C"/>
    <w:rsid w:val="00CD494E"/>
    <w:rsid w:val="00CD4C20"/>
    <w:rsid w:val="00CD4E50"/>
    <w:rsid w:val="00CD538A"/>
    <w:rsid w:val="00CD556F"/>
    <w:rsid w:val="00CD580A"/>
    <w:rsid w:val="00CD6057"/>
    <w:rsid w:val="00CD6078"/>
    <w:rsid w:val="00CD6CA2"/>
    <w:rsid w:val="00CD6EC0"/>
    <w:rsid w:val="00CD728F"/>
    <w:rsid w:val="00CD72C8"/>
    <w:rsid w:val="00CD7D5C"/>
    <w:rsid w:val="00CE0039"/>
    <w:rsid w:val="00CE0437"/>
    <w:rsid w:val="00CE08FE"/>
    <w:rsid w:val="00CE0CFB"/>
    <w:rsid w:val="00CE255E"/>
    <w:rsid w:val="00CE2742"/>
    <w:rsid w:val="00CE2A6C"/>
    <w:rsid w:val="00CE2B0D"/>
    <w:rsid w:val="00CE2BDA"/>
    <w:rsid w:val="00CE2F21"/>
    <w:rsid w:val="00CE2FCD"/>
    <w:rsid w:val="00CE363E"/>
    <w:rsid w:val="00CE3811"/>
    <w:rsid w:val="00CE3EAD"/>
    <w:rsid w:val="00CE4010"/>
    <w:rsid w:val="00CE433B"/>
    <w:rsid w:val="00CE444C"/>
    <w:rsid w:val="00CE4499"/>
    <w:rsid w:val="00CE4B89"/>
    <w:rsid w:val="00CE527E"/>
    <w:rsid w:val="00CE5713"/>
    <w:rsid w:val="00CE58F2"/>
    <w:rsid w:val="00CE5988"/>
    <w:rsid w:val="00CE6404"/>
    <w:rsid w:val="00CE6502"/>
    <w:rsid w:val="00CE670D"/>
    <w:rsid w:val="00CE6824"/>
    <w:rsid w:val="00CE68A9"/>
    <w:rsid w:val="00CE6A7E"/>
    <w:rsid w:val="00CE703F"/>
    <w:rsid w:val="00CE724C"/>
    <w:rsid w:val="00CE7655"/>
    <w:rsid w:val="00CE7661"/>
    <w:rsid w:val="00CE7723"/>
    <w:rsid w:val="00CE7833"/>
    <w:rsid w:val="00CE7875"/>
    <w:rsid w:val="00CE791A"/>
    <w:rsid w:val="00CF03F1"/>
    <w:rsid w:val="00CF0569"/>
    <w:rsid w:val="00CF0BCB"/>
    <w:rsid w:val="00CF0C8A"/>
    <w:rsid w:val="00CF1270"/>
    <w:rsid w:val="00CF1728"/>
    <w:rsid w:val="00CF19FC"/>
    <w:rsid w:val="00CF1EA0"/>
    <w:rsid w:val="00CF21A6"/>
    <w:rsid w:val="00CF278D"/>
    <w:rsid w:val="00CF3043"/>
    <w:rsid w:val="00CF3507"/>
    <w:rsid w:val="00CF3922"/>
    <w:rsid w:val="00CF3BCA"/>
    <w:rsid w:val="00CF3D17"/>
    <w:rsid w:val="00CF4345"/>
    <w:rsid w:val="00CF4ADE"/>
    <w:rsid w:val="00CF4F4C"/>
    <w:rsid w:val="00CF522E"/>
    <w:rsid w:val="00CF5367"/>
    <w:rsid w:val="00CF5B11"/>
    <w:rsid w:val="00CF5B55"/>
    <w:rsid w:val="00CF645E"/>
    <w:rsid w:val="00CF6554"/>
    <w:rsid w:val="00CF6570"/>
    <w:rsid w:val="00CF6CE5"/>
    <w:rsid w:val="00CF7147"/>
    <w:rsid w:val="00CF7263"/>
    <w:rsid w:val="00D00554"/>
    <w:rsid w:val="00D00991"/>
    <w:rsid w:val="00D00A74"/>
    <w:rsid w:val="00D01016"/>
    <w:rsid w:val="00D0123F"/>
    <w:rsid w:val="00D01819"/>
    <w:rsid w:val="00D01A21"/>
    <w:rsid w:val="00D01F09"/>
    <w:rsid w:val="00D020AD"/>
    <w:rsid w:val="00D020C6"/>
    <w:rsid w:val="00D0296D"/>
    <w:rsid w:val="00D029A3"/>
    <w:rsid w:val="00D029AE"/>
    <w:rsid w:val="00D029D5"/>
    <w:rsid w:val="00D02F97"/>
    <w:rsid w:val="00D02FF3"/>
    <w:rsid w:val="00D03237"/>
    <w:rsid w:val="00D03356"/>
    <w:rsid w:val="00D0354B"/>
    <w:rsid w:val="00D03A62"/>
    <w:rsid w:val="00D03C77"/>
    <w:rsid w:val="00D03C9A"/>
    <w:rsid w:val="00D04C08"/>
    <w:rsid w:val="00D04D41"/>
    <w:rsid w:val="00D052C1"/>
    <w:rsid w:val="00D05AEE"/>
    <w:rsid w:val="00D06612"/>
    <w:rsid w:val="00D06880"/>
    <w:rsid w:val="00D06D93"/>
    <w:rsid w:val="00D074B3"/>
    <w:rsid w:val="00D07776"/>
    <w:rsid w:val="00D077C7"/>
    <w:rsid w:val="00D10157"/>
    <w:rsid w:val="00D10C48"/>
    <w:rsid w:val="00D10E50"/>
    <w:rsid w:val="00D1113A"/>
    <w:rsid w:val="00D11257"/>
    <w:rsid w:val="00D113BF"/>
    <w:rsid w:val="00D11B3E"/>
    <w:rsid w:val="00D12056"/>
    <w:rsid w:val="00D12898"/>
    <w:rsid w:val="00D13013"/>
    <w:rsid w:val="00D13124"/>
    <w:rsid w:val="00D13905"/>
    <w:rsid w:val="00D13B29"/>
    <w:rsid w:val="00D13D05"/>
    <w:rsid w:val="00D14047"/>
    <w:rsid w:val="00D140AB"/>
    <w:rsid w:val="00D1434F"/>
    <w:rsid w:val="00D14659"/>
    <w:rsid w:val="00D1465A"/>
    <w:rsid w:val="00D1471B"/>
    <w:rsid w:val="00D14752"/>
    <w:rsid w:val="00D149D5"/>
    <w:rsid w:val="00D14D8A"/>
    <w:rsid w:val="00D15163"/>
    <w:rsid w:val="00D15192"/>
    <w:rsid w:val="00D15747"/>
    <w:rsid w:val="00D15798"/>
    <w:rsid w:val="00D15F72"/>
    <w:rsid w:val="00D16985"/>
    <w:rsid w:val="00D169F4"/>
    <w:rsid w:val="00D17271"/>
    <w:rsid w:val="00D1750F"/>
    <w:rsid w:val="00D17853"/>
    <w:rsid w:val="00D17BE7"/>
    <w:rsid w:val="00D17D5E"/>
    <w:rsid w:val="00D17DAE"/>
    <w:rsid w:val="00D201C0"/>
    <w:rsid w:val="00D203C0"/>
    <w:rsid w:val="00D205E9"/>
    <w:rsid w:val="00D20824"/>
    <w:rsid w:val="00D20E3E"/>
    <w:rsid w:val="00D20F83"/>
    <w:rsid w:val="00D21660"/>
    <w:rsid w:val="00D21C11"/>
    <w:rsid w:val="00D2225E"/>
    <w:rsid w:val="00D2251C"/>
    <w:rsid w:val="00D22610"/>
    <w:rsid w:val="00D232EF"/>
    <w:rsid w:val="00D23431"/>
    <w:rsid w:val="00D23597"/>
    <w:rsid w:val="00D23598"/>
    <w:rsid w:val="00D2368E"/>
    <w:rsid w:val="00D24222"/>
    <w:rsid w:val="00D24363"/>
    <w:rsid w:val="00D249AC"/>
    <w:rsid w:val="00D249E9"/>
    <w:rsid w:val="00D24E20"/>
    <w:rsid w:val="00D25566"/>
    <w:rsid w:val="00D25705"/>
    <w:rsid w:val="00D257A7"/>
    <w:rsid w:val="00D2599D"/>
    <w:rsid w:val="00D25C7E"/>
    <w:rsid w:val="00D26474"/>
    <w:rsid w:val="00D26921"/>
    <w:rsid w:val="00D274E1"/>
    <w:rsid w:val="00D27937"/>
    <w:rsid w:val="00D279A1"/>
    <w:rsid w:val="00D30BDB"/>
    <w:rsid w:val="00D30E07"/>
    <w:rsid w:val="00D315BA"/>
    <w:rsid w:val="00D315E1"/>
    <w:rsid w:val="00D3188B"/>
    <w:rsid w:val="00D31C68"/>
    <w:rsid w:val="00D31C86"/>
    <w:rsid w:val="00D31CEC"/>
    <w:rsid w:val="00D31D90"/>
    <w:rsid w:val="00D31E62"/>
    <w:rsid w:val="00D31FB7"/>
    <w:rsid w:val="00D32490"/>
    <w:rsid w:val="00D327C0"/>
    <w:rsid w:val="00D32868"/>
    <w:rsid w:val="00D328E9"/>
    <w:rsid w:val="00D32B94"/>
    <w:rsid w:val="00D32E2D"/>
    <w:rsid w:val="00D32F64"/>
    <w:rsid w:val="00D32F9A"/>
    <w:rsid w:val="00D33016"/>
    <w:rsid w:val="00D3320A"/>
    <w:rsid w:val="00D333F2"/>
    <w:rsid w:val="00D3353C"/>
    <w:rsid w:val="00D339B0"/>
    <w:rsid w:val="00D33AB2"/>
    <w:rsid w:val="00D33DB0"/>
    <w:rsid w:val="00D33E2C"/>
    <w:rsid w:val="00D3413F"/>
    <w:rsid w:val="00D344A7"/>
    <w:rsid w:val="00D34AEE"/>
    <w:rsid w:val="00D34D81"/>
    <w:rsid w:val="00D3516F"/>
    <w:rsid w:val="00D35563"/>
    <w:rsid w:val="00D35A3E"/>
    <w:rsid w:val="00D35C15"/>
    <w:rsid w:val="00D35F2D"/>
    <w:rsid w:val="00D361DC"/>
    <w:rsid w:val="00D36909"/>
    <w:rsid w:val="00D36A55"/>
    <w:rsid w:val="00D36D58"/>
    <w:rsid w:val="00D371F4"/>
    <w:rsid w:val="00D374FE"/>
    <w:rsid w:val="00D379DD"/>
    <w:rsid w:val="00D379E3"/>
    <w:rsid w:val="00D37A99"/>
    <w:rsid w:val="00D37D94"/>
    <w:rsid w:val="00D37DB8"/>
    <w:rsid w:val="00D40721"/>
    <w:rsid w:val="00D4092F"/>
    <w:rsid w:val="00D40BB5"/>
    <w:rsid w:val="00D40E2C"/>
    <w:rsid w:val="00D40ECE"/>
    <w:rsid w:val="00D41180"/>
    <w:rsid w:val="00D42E04"/>
    <w:rsid w:val="00D43012"/>
    <w:rsid w:val="00D430B0"/>
    <w:rsid w:val="00D4337E"/>
    <w:rsid w:val="00D435A5"/>
    <w:rsid w:val="00D439C8"/>
    <w:rsid w:val="00D444A0"/>
    <w:rsid w:val="00D446B9"/>
    <w:rsid w:val="00D44B66"/>
    <w:rsid w:val="00D44C25"/>
    <w:rsid w:val="00D44C65"/>
    <w:rsid w:val="00D44CF6"/>
    <w:rsid w:val="00D4543B"/>
    <w:rsid w:val="00D454C2"/>
    <w:rsid w:val="00D45641"/>
    <w:rsid w:val="00D456D5"/>
    <w:rsid w:val="00D46ED0"/>
    <w:rsid w:val="00D472D5"/>
    <w:rsid w:val="00D502C7"/>
    <w:rsid w:val="00D50396"/>
    <w:rsid w:val="00D505D4"/>
    <w:rsid w:val="00D50AD0"/>
    <w:rsid w:val="00D50FFE"/>
    <w:rsid w:val="00D51101"/>
    <w:rsid w:val="00D51162"/>
    <w:rsid w:val="00D512B4"/>
    <w:rsid w:val="00D5140A"/>
    <w:rsid w:val="00D519FB"/>
    <w:rsid w:val="00D51B8D"/>
    <w:rsid w:val="00D525C1"/>
    <w:rsid w:val="00D525F3"/>
    <w:rsid w:val="00D52957"/>
    <w:rsid w:val="00D52B84"/>
    <w:rsid w:val="00D5324B"/>
    <w:rsid w:val="00D533AA"/>
    <w:rsid w:val="00D53505"/>
    <w:rsid w:val="00D53A58"/>
    <w:rsid w:val="00D53C8A"/>
    <w:rsid w:val="00D53F2F"/>
    <w:rsid w:val="00D549AB"/>
    <w:rsid w:val="00D55111"/>
    <w:rsid w:val="00D5513C"/>
    <w:rsid w:val="00D5537F"/>
    <w:rsid w:val="00D55406"/>
    <w:rsid w:val="00D557C8"/>
    <w:rsid w:val="00D55BB5"/>
    <w:rsid w:val="00D56068"/>
    <w:rsid w:val="00D5657B"/>
    <w:rsid w:val="00D56654"/>
    <w:rsid w:val="00D5679E"/>
    <w:rsid w:val="00D56CD2"/>
    <w:rsid w:val="00D56DEE"/>
    <w:rsid w:val="00D57011"/>
    <w:rsid w:val="00D5737A"/>
    <w:rsid w:val="00D575FB"/>
    <w:rsid w:val="00D579C5"/>
    <w:rsid w:val="00D602C5"/>
    <w:rsid w:val="00D6034E"/>
    <w:rsid w:val="00D610D0"/>
    <w:rsid w:val="00D61433"/>
    <w:rsid w:val="00D61F6B"/>
    <w:rsid w:val="00D62296"/>
    <w:rsid w:val="00D6229D"/>
    <w:rsid w:val="00D622E5"/>
    <w:rsid w:val="00D6242A"/>
    <w:rsid w:val="00D62496"/>
    <w:rsid w:val="00D62662"/>
    <w:rsid w:val="00D62ED3"/>
    <w:rsid w:val="00D62F65"/>
    <w:rsid w:val="00D62F93"/>
    <w:rsid w:val="00D633FD"/>
    <w:rsid w:val="00D639F0"/>
    <w:rsid w:val="00D63C60"/>
    <w:rsid w:val="00D64378"/>
    <w:rsid w:val="00D645A6"/>
    <w:rsid w:val="00D6470C"/>
    <w:rsid w:val="00D64CB6"/>
    <w:rsid w:val="00D64D7C"/>
    <w:rsid w:val="00D6523A"/>
    <w:rsid w:val="00D65A16"/>
    <w:rsid w:val="00D66951"/>
    <w:rsid w:val="00D671DB"/>
    <w:rsid w:val="00D67854"/>
    <w:rsid w:val="00D67B49"/>
    <w:rsid w:val="00D70549"/>
    <w:rsid w:val="00D706C6"/>
    <w:rsid w:val="00D7093D"/>
    <w:rsid w:val="00D70B53"/>
    <w:rsid w:val="00D70FC8"/>
    <w:rsid w:val="00D710CF"/>
    <w:rsid w:val="00D7118C"/>
    <w:rsid w:val="00D7134A"/>
    <w:rsid w:val="00D7143F"/>
    <w:rsid w:val="00D71721"/>
    <w:rsid w:val="00D7183D"/>
    <w:rsid w:val="00D71967"/>
    <w:rsid w:val="00D71A2F"/>
    <w:rsid w:val="00D71E4C"/>
    <w:rsid w:val="00D72150"/>
    <w:rsid w:val="00D72324"/>
    <w:rsid w:val="00D726FD"/>
    <w:rsid w:val="00D727E5"/>
    <w:rsid w:val="00D72A90"/>
    <w:rsid w:val="00D72B8A"/>
    <w:rsid w:val="00D731C1"/>
    <w:rsid w:val="00D73742"/>
    <w:rsid w:val="00D73E27"/>
    <w:rsid w:val="00D74763"/>
    <w:rsid w:val="00D74A51"/>
    <w:rsid w:val="00D75211"/>
    <w:rsid w:val="00D760D7"/>
    <w:rsid w:val="00D76137"/>
    <w:rsid w:val="00D763C7"/>
    <w:rsid w:val="00D76486"/>
    <w:rsid w:val="00D7655B"/>
    <w:rsid w:val="00D76B10"/>
    <w:rsid w:val="00D801F1"/>
    <w:rsid w:val="00D8023E"/>
    <w:rsid w:val="00D8040F"/>
    <w:rsid w:val="00D80CC9"/>
    <w:rsid w:val="00D80D6E"/>
    <w:rsid w:val="00D80D7F"/>
    <w:rsid w:val="00D80E8B"/>
    <w:rsid w:val="00D81091"/>
    <w:rsid w:val="00D81263"/>
    <w:rsid w:val="00D813D6"/>
    <w:rsid w:val="00D816E6"/>
    <w:rsid w:val="00D81C39"/>
    <w:rsid w:val="00D8259C"/>
    <w:rsid w:val="00D827BB"/>
    <w:rsid w:val="00D83FE0"/>
    <w:rsid w:val="00D840AF"/>
    <w:rsid w:val="00D84190"/>
    <w:rsid w:val="00D845DF"/>
    <w:rsid w:val="00D84649"/>
    <w:rsid w:val="00D8468F"/>
    <w:rsid w:val="00D847E6"/>
    <w:rsid w:val="00D84995"/>
    <w:rsid w:val="00D84BDC"/>
    <w:rsid w:val="00D84CD3"/>
    <w:rsid w:val="00D8501A"/>
    <w:rsid w:val="00D859A5"/>
    <w:rsid w:val="00D859D2"/>
    <w:rsid w:val="00D85AC0"/>
    <w:rsid w:val="00D85C0F"/>
    <w:rsid w:val="00D85C35"/>
    <w:rsid w:val="00D8615B"/>
    <w:rsid w:val="00D865DC"/>
    <w:rsid w:val="00D868BD"/>
    <w:rsid w:val="00D86BED"/>
    <w:rsid w:val="00D8729D"/>
    <w:rsid w:val="00D8794F"/>
    <w:rsid w:val="00D9004D"/>
    <w:rsid w:val="00D90201"/>
    <w:rsid w:val="00D90854"/>
    <w:rsid w:val="00D90915"/>
    <w:rsid w:val="00D90A9D"/>
    <w:rsid w:val="00D90DD7"/>
    <w:rsid w:val="00D90E04"/>
    <w:rsid w:val="00D91309"/>
    <w:rsid w:val="00D92116"/>
    <w:rsid w:val="00D925AA"/>
    <w:rsid w:val="00D92602"/>
    <w:rsid w:val="00D929B1"/>
    <w:rsid w:val="00D93642"/>
    <w:rsid w:val="00D94821"/>
    <w:rsid w:val="00D94827"/>
    <w:rsid w:val="00D949CC"/>
    <w:rsid w:val="00D94C94"/>
    <w:rsid w:val="00D94DD3"/>
    <w:rsid w:val="00D95113"/>
    <w:rsid w:val="00D951B3"/>
    <w:rsid w:val="00D95411"/>
    <w:rsid w:val="00D9554C"/>
    <w:rsid w:val="00D95C52"/>
    <w:rsid w:val="00D96407"/>
    <w:rsid w:val="00D96552"/>
    <w:rsid w:val="00D96596"/>
    <w:rsid w:val="00D96A0A"/>
    <w:rsid w:val="00D96A6A"/>
    <w:rsid w:val="00D9705A"/>
    <w:rsid w:val="00D975B2"/>
    <w:rsid w:val="00D976B9"/>
    <w:rsid w:val="00D97CCA"/>
    <w:rsid w:val="00D97DC6"/>
    <w:rsid w:val="00DA037E"/>
    <w:rsid w:val="00DA0765"/>
    <w:rsid w:val="00DA0B3A"/>
    <w:rsid w:val="00DA0D0B"/>
    <w:rsid w:val="00DA0F3F"/>
    <w:rsid w:val="00DA1B23"/>
    <w:rsid w:val="00DA1C75"/>
    <w:rsid w:val="00DA1CBA"/>
    <w:rsid w:val="00DA3328"/>
    <w:rsid w:val="00DA356D"/>
    <w:rsid w:val="00DA3E32"/>
    <w:rsid w:val="00DA400E"/>
    <w:rsid w:val="00DA44DB"/>
    <w:rsid w:val="00DA4883"/>
    <w:rsid w:val="00DA4DB6"/>
    <w:rsid w:val="00DA50CD"/>
    <w:rsid w:val="00DA5391"/>
    <w:rsid w:val="00DA564C"/>
    <w:rsid w:val="00DA5860"/>
    <w:rsid w:val="00DA5A66"/>
    <w:rsid w:val="00DA5B8C"/>
    <w:rsid w:val="00DA5C7D"/>
    <w:rsid w:val="00DA5DF0"/>
    <w:rsid w:val="00DA5E90"/>
    <w:rsid w:val="00DA6117"/>
    <w:rsid w:val="00DA6411"/>
    <w:rsid w:val="00DA6633"/>
    <w:rsid w:val="00DA663D"/>
    <w:rsid w:val="00DA668B"/>
    <w:rsid w:val="00DA6726"/>
    <w:rsid w:val="00DA6E42"/>
    <w:rsid w:val="00DA6E7E"/>
    <w:rsid w:val="00DA6E8A"/>
    <w:rsid w:val="00DA77C4"/>
    <w:rsid w:val="00DA7957"/>
    <w:rsid w:val="00DB0E5F"/>
    <w:rsid w:val="00DB1370"/>
    <w:rsid w:val="00DB15CE"/>
    <w:rsid w:val="00DB18E8"/>
    <w:rsid w:val="00DB1A94"/>
    <w:rsid w:val="00DB2193"/>
    <w:rsid w:val="00DB2283"/>
    <w:rsid w:val="00DB259C"/>
    <w:rsid w:val="00DB2825"/>
    <w:rsid w:val="00DB2B82"/>
    <w:rsid w:val="00DB2C14"/>
    <w:rsid w:val="00DB3097"/>
    <w:rsid w:val="00DB34AA"/>
    <w:rsid w:val="00DB3674"/>
    <w:rsid w:val="00DB372B"/>
    <w:rsid w:val="00DB3ACB"/>
    <w:rsid w:val="00DB44C8"/>
    <w:rsid w:val="00DB4B03"/>
    <w:rsid w:val="00DB4E04"/>
    <w:rsid w:val="00DB5492"/>
    <w:rsid w:val="00DB6081"/>
    <w:rsid w:val="00DB6519"/>
    <w:rsid w:val="00DB6980"/>
    <w:rsid w:val="00DB6C53"/>
    <w:rsid w:val="00DB6DBA"/>
    <w:rsid w:val="00DB6F9B"/>
    <w:rsid w:val="00DB7BEF"/>
    <w:rsid w:val="00DB7D81"/>
    <w:rsid w:val="00DC012C"/>
    <w:rsid w:val="00DC0259"/>
    <w:rsid w:val="00DC0781"/>
    <w:rsid w:val="00DC0E53"/>
    <w:rsid w:val="00DC14E7"/>
    <w:rsid w:val="00DC159D"/>
    <w:rsid w:val="00DC15D3"/>
    <w:rsid w:val="00DC1A4E"/>
    <w:rsid w:val="00DC1E83"/>
    <w:rsid w:val="00DC1F66"/>
    <w:rsid w:val="00DC20E5"/>
    <w:rsid w:val="00DC21CE"/>
    <w:rsid w:val="00DC26FD"/>
    <w:rsid w:val="00DC2773"/>
    <w:rsid w:val="00DC27C0"/>
    <w:rsid w:val="00DC2897"/>
    <w:rsid w:val="00DC2AF8"/>
    <w:rsid w:val="00DC32D5"/>
    <w:rsid w:val="00DC3B21"/>
    <w:rsid w:val="00DC3C9A"/>
    <w:rsid w:val="00DC40B2"/>
    <w:rsid w:val="00DC41DF"/>
    <w:rsid w:val="00DC41FB"/>
    <w:rsid w:val="00DC4595"/>
    <w:rsid w:val="00DC46C8"/>
    <w:rsid w:val="00DC5325"/>
    <w:rsid w:val="00DC5514"/>
    <w:rsid w:val="00DC56BD"/>
    <w:rsid w:val="00DC57AA"/>
    <w:rsid w:val="00DC5ACC"/>
    <w:rsid w:val="00DC5E7D"/>
    <w:rsid w:val="00DC6254"/>
    <w:rsid w:val="00DC63B9"/>
    <w:rsid w:val="00DC64B4"/>
    <w:rsid w:val="00DC688E"/>
    <w:rsid w:val="00DC6DDC"/>
    <w:rsid w:val="00DC76AE"/>
    <w:rsid w:val="00DC774D"/>
    <w:rsid w:val="00DD02EB"/>
    <w:rsid w:val="00DD0A25"/>
    <w:rsid w:val="00DD0E05"/>
    <w:rsid w:val="00DD11E5"/>
    <w:rsid w:val="00DD13EF"/>
    <w:rsid w:val="00DD1464"/>
    <w:rsid w:val="00DD1EE7"/>
    <w:rsid w:val="00DD26D3"/>
    <w:rsid w:val="00DD28C5"/>
    <w:rsid w:val="00DD293A"/>
    <w:rsid w:val="00DD2B1E"/>
    <w:rsid w:val="00DD2C74"/>
    <w:rsid w:val="00DD2EE2"/>
    <w:rsid w:val="00DD313F"/>
    <w:rsid w:val="00DD383E"/>
    <w:rsid w:val="00DD3C54"/>
    <w:rsid w:val="00DD4090"/>
    <w:rsid w:val="00DD4156"/>
    <w:rsid w:val="00DD4170"/>
    <w:rsid w:val="00DD4186"/>
    <w:rsid w:val="00DD450B"/>
    <w:rsid w:val="00DD4799"/>
    <w:rsid w:val="00DD481A"/>
    <w:rsid w:val="00DD4A1A"/>
    <w:rsid w:val="00DD51B5"/>
    <w:rsid w:val="00DD53AF"/>
    <w:rsid w:val="00DD5449"/>
    <w:rsid w:val="00DD57B1"/>
    <w:rsid w:val="00DD5A52"/>
    <w:rsid w:val="00DD64A5"/>
    <w:rsid w:val="00DD67A1"/>
    <w:rsid w:val="00DD6A1A"/>
    <w:rsid w:val="00DD772D"/>
    <w:rsid w:val="00DD7FFA"/>
    <w:rsid w:val="00DE059A"/>
    <w:rsid w:val="00DE05F0"/>
    <w:rsid w:val="00DE09B9"/>
    <w:rsid w:val="00DE0FEB"/>
    <w:rsid w:val="00DE12F2"/>
    <w:rsid w:val="00DE13A1"/>
    <w:rsid w:val="00DE1795"/>
    <w:rsid w:val="00DE17DF"/>
    <w:rsid w:val="00DE18DF"/>
    <w:rsid w:val="00DE1988"/>
    <w:rsid w:val="00DE1A7D"/>
    <w:rsid w:val="00DE1BD5"/>
    <w:rsid w:val="00DE1D92"/>
    <w:rsid w:val="00DE24F6"/>
    <w:rsid w:val="00DE2765"/>
    <w:rsid w:val="00DE2F07"/>
    <w:rsid w:val="00DE2FB2"/>
    <w:rsid w:val="00DE33A7"/>
    <w:rsid w:val="00DE3458"/>
    <w:rsid w:val="00DE392A"/>
    <w:rsid w:val="00DE3AE0"/>
    <w:rsid w:val="00DE3C5D"/>
    <w:rsid w:val="00DE4670"/>
    <w:rsid w:val="00DE478D"/>
    <w:rsid w:val="00DE4CAD"/>
    <w:rsid w:val="00DE4E64"/>
    <w:rsid w:val="00DE5923"/>
    <w:rsid w:val="00DE5B4A"/>
    <w:rsid w:val="00DE5F20"/>
    <w:rsid w:val="00DE6044"/>
    <w:rsid w:val="00DE675D"/>
    <w:rsid w:val="00DE6779"/>
    <w:rsid w:val="00DE69D8"/>
    <w:rsid w:val="00DE6C15"/>
    <w:rsid w:val="00DE6E80"/>
    <w:rsid w:val="00DE75A8"/>
    <w:rsid w:val="00DE7649"/>
    <w:rsid w:val="00DE7C7C"/>
    <w:rsid w:val="00DF0A05"/>
    <w:rsid w:val="00DF10FF"/>
    <w:rsid w:val="00DF13DE"/>
    <w:rsid w:val="00DF155B"/>
    <w:rsid w:val="00DF169D"/>
    <w:rsid w:val="00DF1D26"/>
    <w:rsid w:val="00DF1DCA"/>
    <w:rsid w:val="00DF2655"/>
    <w:rsid w:val="00DF2857"/>
    <w:rsid w:val="00DF2C7B"/>
    <w:rsid w:val="00DF2D14"/>
    <w:rsid w:val="00DF31BA"/>
    <w:rsid w:val="00DF361E"/>
    <w:rsid w:val="00DF3C72"/>
    <w:rsid w:val="00DF44FC"/>
    <w:rsid w:val="00DF4C00"/>
    <w:rsid w:val="00DF562C"/>
    <w:rsid w:val="00DF5678"/>
    <w:rsid w:val="00DF6309"/>
    <w:rsid w:val="00DF66A4"/>
    <w:rsid w:val="00DF6A0A"/>
    <w:rsid w:val="00DF6AC1"/>
    <w:rsid w:val="00DF6C85"/>
    <w:rsid w:val="00DF6F52"/>
    <w:rsid w:val="00DF6F6A"/>
    <w:rsid w:val="00DF719A"/>
    <w:rsid w:val="00DF782F"/>
    <w:rsid w:val="00DF7BAD"/>
    <w:rsid w:val="00E00683"/>
    <w:rsid w:val="00E00C8B"/>
    <w:rsid w:val="00E00D4C"/>
    <w:rsid w:val="00E00F0B"/>
    <w:rsid w:val="00E01267"/>
    <w:rsid w:val="00E016C9"/>
    <w:rsid w:val="00E016F9"/>
    <w:rsid w:val="00E01A79"/>
    <w:rsid w:val="00E01C41"/>
    <w:rsid w:val="00E01D7C"/>
    <w:rsid w:val="00E027E4"/>
    <w:rsid w:val="00E027F9"/>
    <w:rsid w:val="00E02C5C"/>
    <w:rsid w:val="00E02E04"/>
    <w:rsid w:val="00E033DB"/>
    <w:rsid w:val="00E0358B"/>
    <w:rsid w:val="00E0392B"/>
    <w:rsid w:val="00E03B64"/>
    <w:rsid w:val="00E03D68"/>
    <w:rsid w:val="00E03F88"/>
    <w:rsid w:val="00E0404F"/>
    <w:rsid w:val="00E04600"/>
    <w:rsid w:val="00E04605"/>
    <w:rsid w:val="00E0472B"/>
    <w:rsid w:val="00E0510D"/>
    <w:rsid w:val="00E05955"/>
    <w:rsid w:val="00E05CAB"/>
    <w:rsid w:val="00E05DA0"/>
    <w:rsid w:val="00E061F9"/>
    <w:rsid w:val="00E06283"/>
    <w:rsid w:val="00E06316"/>
    <w:rsid w:val="00E065C8"/>
    <w:rsid w:val="00E069DC"/>
    <w:rsid w:val="00E06C9E"/>
    <w:rsid w:val="00E109EF"/>
    <w:rsid w:val="00E10B63"/>
    <w:rsid w:val="00E10E7D"/>
    <w:rsid w:val="00E116F1"/>
    <w:rsid w:val="00E11870"/>
    <w:rsid w:val="00E11C98"/>
    <w:rsid w:val="00E122C1"/>
    <w:rsid w:val="00E12A57"/>
    <w:rsid w:val="00E12FB8"/>
    <w:rsid w:val="00E13176"/>
    <w:rsid w:val="00E1324A"/>
    <w:rsid w:val="00E13329"/>
    <w:rsid w:val="00E133CD"/>
    <w:rsid w:val="00E136B1"/>
    <w:rsid w:val="00E13B81"/>
    <w:rsid w:val="00E13D17"/>
    <w:rsid w:val="00E1416B"/>
    <w:rsid w:val="00E14238"/>
    <w:rsid w:val="00E143A8"/>
    <w:rsid w:val="00E14652"/>
    <w:rsid w:val="00E14660"/>
    <w:rsid w:val="00E149D8"/>
    <w:rsid w:val="00E14C87"/>
    <w:rsid w:val="00E14D49"/>
    <w:rsid w:val="00E15053"/>
    <w:rsid w:val="00E151DB"/>
    <w:rsid w:val="00E15B81"/>
    <w:rsid w:val="00E161A4"/>
    <w:rsid w:val="00E161A8"/>
    <w:rsid w:val="00E161AD"/>
    <w:rsid w:val="00E167D6"/>
    <w:rsid w:val="00E16A4A"/>
    <w:rsid w:val="00E16AF0"/>
    <w:rsid w:val="00E16EB6"/>
    <w:rsid w:val="00E17223"/>
    <w:rsid w:val="00E17378"/>
    <w:rsid w:val="00E17383"/>
    <w:rsid w:val="00E173EC"/>
    <w:rsid w:val="00E173F2"/>
    <w:rsid w:val="00E17609"/>
    <w:rsid w:val="00E17866"/>
    <w:rsid w:val="00E17BC8"/>
    <w:rsid w:val="00E206FF"/>
    <w:rsid w:val="00E20739"/>
    <w:rsid w:val="00E20B20"/>
    <w:rsid w:val="00E20B3F"/>
    <w:rsid w:val="00E20C83"/>
    <w:rsid w:val="00E2119E"/>
    <w:rsid w:val="00E2146A"/>
    <w:rsid w:val="00E21BBF"/>
    <w:rsid w:val="00E21E7C"/>
    <w:rsid w:val="00E2248D"/>
    <w:rsid w:val="00E2271A"/>
    <w:rsid w:val="00E22F09"/>
    <w:rsid w:val="00E2398A"/>
    <w:rsid w:val="00E23B90"/>
    <w:rsid w:val="00E23CF3"/>
    <w:rsid w:val="00E23E1F"/>
    <w:rsid w:val="00E23E60"/>
    <w:rsid w:val="00E24201"/>
    <w:rsid w:val="00E244CE"/>
    <w:rsid w:val="00E24612"/>
    <w:rsid w:val="00E246D2"/>
    <w:rsid w:val="00E24ADE"/>
    <w:rsid w:val="00E24F4D"/>
    <w:rsid w:val="00E2509A"/>
    <w:rsid w:val="00E25300"/>
    <w:rsid w:val="00E25613"/>
    <w:rsid w:val="00E263BB"/>
    <w:rsid w:val="00E26697"/>
    <w:rsid w:val="00E26808"/>
    <w:rsid w:val="00E26A35"/>
    <w:rsid w:val="00E26AC7"/>
    <w:rsid w:val="00E26BA2"/>
    <w:rsid w:val="00E26BFD"/>
    <w:rsid w:val="00E26DEF"/>
    <w:rsid w:val="00E277D7"/>
    <w:rsid w:val="00E278B4"/>
    <w:rsid w:val="00E278C6"/>
    <w:rsid w:val="00E278D1"/>
    <w:rsid w:val="00E27A38"/>
    <w:rsid w:val="00E27A60"/>
    <w:rsid w:val="00E27A61"/>
    <w:rsid w:val="00E27A71"/>
    <w:rsid w:val="00E30178"/>
    <w:rsid w:val="00E305E2"/>
    <w:rsid w:val="00E30C19"/>
    <w:rsid w:val="00E30C51"/>
    <w:rsid w:val="00E30F4A"/>
    <w:rsid w:val="00E30FDA"/>
    <w:rsid w:val="00E31050"/>
    <w:rsid w:val="00E31940"/>
    <w:rsid w:val="00E32163"/>
    <w:rsid w:val="00E32230"/>
    <w:rsid w:val="00E32291"/>
    <w:rsid w:val="00E32322"/>
    <w:rsid w:val="00E32790"/>
    <w:rsid w:val="00E32E93"/>
    <w:rsid w:val="00E3339D"/>
    <w:rsid w:val="00E33817"/>
    <w:rsid w:val="00E3390C"/>
    <w:rsid w:val="00E33B02"/>
    <w:rsid w:val="00E33B14"/>
    <w:rsid w:val="00E33D09"/>
    <w:rsid w:val="00E33D1F"/>
    <w:rsid w:val="00E33DDE"/>
    <w:rsid w:val="00E34C77"/>
    <w:rsid w:val="00E35417"/>
    <w:rsid w:val="00E35639"/>
    <w:rsid w:val="00E35B43"/>
    <w:rsid w:val="00E35C02"/>
    <w:rsid w:val="00E35CA2"/>
    <w:rsid w:val="00E361AF"/>
    <w:rsid w:val="00E36535"/>
    <w:rsid w:val="00E3655D"/>
    <w:rsid w:val="00E368CB"/>
    <w:rsid w:val="00E36908"/>
    <w:rsid w:val="00E36DBB"/>
    <w:rsid w:val="00E3733E"/>
    <w:rsid w:val="00E373F8"/>
    <w:rsid w:val="00E37681"/>
    <w:rsid w:val="00E37916"/>
    <w:rsid w:val="00E37AAC"/>
    <w:rsid w:val="00E37C32"/>
    <w:rsid w:val="00E37D7D"/>
    <w:rsid w:val="00E37FA7"/>
    <w:rsid w:val="00E400E8"/>
    <w:rsid w:val="00E40722"/>
    <w:rsid w:val="00E4097A"/>
    <w:rsid w:val="00E40C5D"/>
    <w:rsid w:val="00E40CB8"/>
    <w:rsid w:val="00E41377"/>
    <w:rsid w:val="00E416D0"/>
    <w:rsid w:val="00E418BE"/>
    <w:rsid w:val="00E41DBC"/>
    <w:rsid w:val="00E42071"/>
    <w:rsid w:val="00E42474"/>
    <w:rsid w:val="00E42AD2"/>
    <w:rsid w:val="00E42B17"/>
    <w:rsid w:val="00E42FBB"/>
    <w:rsid w:val="00E435D9"/>
    <w:rsid w:val="00E435E8"/>
    <w:rsid w:val="00E4367F"/>
    <w:rsid w:val="00E43797"/>
    <w:rsid w:val="00E43E07"/>
    <w:rsid w:val="00E445AB"/>
    <w:rsid w:val="00E445BA"/>
    <w:rsid w:val="00E44642"/>
    <w:rsid w:val="00E4498B"/>
    <w:rsid w:val="00E44B69"/>
    <w:rsid w:val="00E4548C"/>
    <w:rsid w:val="00E45B3B"/>
    <w:rsid w:val="00E45E5F"/>
    <w:rsid w:val="00E46509"/>
    <w:rsid w:val="00E472C5"/>
    <w:rsid w:val="00E47633"/>
    <w:rsid w:val="00E4789C"/>
    <w:rsid w:val="00E479B6"/>
    <w:rsid w:val="00E479FE"/>
    <w:rsid w:val="00E47EFC"/>
    <w:rsid w:val="00E504B4"/>
    <w:rsid w:val="00E504E9"/>
    <w:rsid w:val="00E50878"/>
    <w:rsid w:val="00E50ED3"/>
    <w:rsid w:val="00E51213"/>
    <w:rsid w:val="00E51AD2"/>
    <w:rsid w:val="00E51BAF"/>
    <w:rsid w:val="00E51C94"/>
    <w:rsid w:val="00E51E1B"/>
    <w:rsid w:val="00E51E3A"/>
    <w:rsid w:val="00E51E97"/>
    <w:rsid w:val="00E52669"/>
    <w:rsid w:val="00E52796"/>
    <w:rsid w:val="00E53BAB"/>
    <w:rsid w:val="00E54187"/>
    <w:rsid w:val="00E54760"/>
    <w:rsid w:val="00E54DE8"/>
    <w:rsid w:val="00E54FF3"/>
    <w:rsid w:val="00E55054"/>
    <w:rsid w:val="00E5514C"/>
    <w:rsid w:val="00E55770"/>
    <w:rsid w:val="00E55D94"/>
    <w:rsid w:val="00E55F3E"/>
    <w:rsid w:val="00E56704"/>
    <w:rsid w:val="00E56793"/>
    <w:rsid w:val="00E56A5E"/>
    <w:rsid w:val="00E56A8D"/>
    <w:rsid w:val="00E56D6A"/>
    <w:rsid w:val="00E57349"/>
    <w:rsid w:val="00E57610"/>
    <w:rsid w:val="00E60171"/>
    <w:rsid w:val="00E60271"/>
    <w:rsid w:val="00E60A3E"/>
    <w:rsid w:val="00E6122D"/>
    <w:rsid w:val="00E61265"/>
    <w:rsid w:val="00E6132E"/>
    <w:rsid w:val="00E6168C"/>
    <w:rsid w:val="00E6190E"/>
    <w:rsid w:val="00E61A04"/>
    <w:rsid w:val="00E61ADC"/>
    <w:rsid w:val="00E61B37"/>
    <w:rsid w:val="00E61C28"/>
    <w:rsid w:val="00E61FA4"/>
    <w:rsid w:val="00E6230F"/>
    <w:rsid w:val="00E62473"/>
    <w:rsid w:val="00E6293F"/>
    <w:rsid w:val="00E62C60"/>
    <w:rsid w:val="00E62EEC"/>
    <w:rsid w:val="00E63560"/>
    <w:rsid w:val="00E63586"/>
    <w:rsid w:val="00E63A49"/>
    <w:rsid w:val="00E63AED"/>
    <w:rsid w:val="00E63B19"/>
    <w:rsid w:val="00E63B8F"/>
    <w:rsid w:val="00E63CDE"/>
    <w:rsid w:val="00E643D0"/>
    <w:rsid w:val="00E64A7B"/>
    <w:rsid w:val="00E64E31"/>
    <w:rsid w:val="00E64FB2"/>
    <w:rsid w:val="00E65129"/>
    <w:rsid w:val="00E65575"/>
    <w:rsid w:val="00E65A77"/>
    <w:rsid w:val="00E65B72"/>
    <w:rsid w:val="00E65E02"/>
    <w:rsid w:val="00E65E09"/>
    <w:rsid w:val="00E65F46"/>
    <w:rsid w:val="00E66212"/>
    <w:rsid w:val="00E66546"/>
    <w:rsid w:val="00E666CF"/>
    <w:rsid w:val="00E667AD"/>
    <w:rsid w:val="00E667DB"/>
    <w:rsid w:val="00E66ACD"/>
    <w:rsid w:val="00E66E1F"/>
    <w:rsid w:val="00E66FF1"/>
    <w:rsid w:val="00E673DF"/>
    <w:rsid w:val="00E674CA"/>
    <w:rsid w:val="00E67DC2"/>
    <w:rsid w:val="00E67ECA"/>
    <w:rsid w:val="00E67F21"/>
    <w:rsid w:val="00E67F96"/>
    <w:rsid w:val="00E67FB4"/>
    <w:rsid w:val="00E70156"/>
    <w:rsid w:val="00E704C4"/>
    <w:rsid w:val="00E707F0"/>
    <w:rsid w:val="00E709F1"/>
    <w:rsid w:val="00E70D40"/>
    <w:rsid w:val="00E712BA"/>
    <w:rsid w:val="00E71632"/>
    <w:rsid w:val="00E7198C"/>
    <w:rsid w:val="00E71D02"/>
    <w:rsid w:val="00E7266E"/>
    <w:rsid w:val="00E72E88"/>
    <w:rsid w:val="00E7308C"/>
    <w:rsid w:val="00E733DF"/>
    <w:rsid w:val="00E7347B"/>
    <w:rsid w:val="00E73A35"/>
    <w:rsid w:val="00E73E78"/>
    <w:rsid w:val="00E7432B"/>
    <w:rsid w:val="00E74CB9"/>
    <w:rsid w:val="00E74F31"/>
    <w:rsid w:val="00E74F48"/>
    <w:rsid w:val="00E758C8"/>
    <w:rsid w:val="00E759CA"/>
    <w:rsid w:val="00E76003"/>
    <w:rsid w:val="00E7606C"/>
    <w:rsid w:val="00E76095"/>
    <w:rsid w:val="00E76405"/>
    <w:rsid w:val="00E76427"/>
    <w:rsid w:val="00E767E7"/>
    <w:rsid w:val="00E76841"/>
    <w:rsid w:val="00E76942"/>
    <w:rsid w:val="00E769F3"/>
    <w:rsid w:val="00E77158"/>
    <w:rsid w:val="00E77454"/>
    <w:rsid w:val="00E77968"/>
    <w:rsid w:val="00E77B57"/>
    <w:rsid w:val="00E8008F"/>
    <w:rsid w:val="00E80302"/>
    <w:rsid w:val="00E80682"/>
    <w:rsid w:val="00E80945"/>
    <w:rsid w:val="00E80F8D"/>
    <w:rsid w:val="00E81187"/>
    <w:rsid w:val="00E815C0"/>
    <w:rsid w:val="00E8317E"/>
    <w:rsid w:val="00E837DD"/>
    <w:rsid w:val="00E83A81"/>
    <w:rsid w:val="00E83B34"/>
    <w:rsid w:val="00E83BE2"/>
    <w:rsid w:val="00E83CC3"/>
    <w:rsid w:val="00E83E42"/>
    <w:rsid w:val="00E84015"/>
    <w:rsid w:val="00E846BF"/>
    <w:rsid w:val="00E846CC"/>
    <w:rsid w:val="00E84BA1"/>
    <w:rsid w:val="00E84BC5"/>
    <w:rsid w:val="00E85B0F"/>
    <w:rsid w:val="00E85FB1"/>
    <w:rsid w:val="00E85FC5"/>
    <w:rsid w:val="00E86435"/>
    <w:rsid w:val="00E8659D"/>
    <w:rsid w:val="00E868B1"/>
    <w:rsid w:val="00E869B3"/>
    <w:rsid w:val="00E86AEF"/>
    <w:rsid w:val="00E8747F"/>
    <w:rsid w:val="00E87584"/>
    <w:rsid w:val="00E8792A"/>
    <w:rsid w:val="00E87C96"/>
    <w:rsid w:val="00E87F9E"/>
    <w:rsid w:val="00E87FE4"/>
    <w:rsid w:val="00E90507"/>
    <w:rsid w:val="00E90E9E"/>
    <w:rsid w:val="00E910C7"/>
    <w:rsid w:val="00E9155E"/>
    <w:rsid w:val="00E91875"/>
    <w:rsid w:val="00E91EC3"/>
    <w:rsid w:val="00E921F2"/>
    <w:rsid w:val="00E92B62"/>
    <w:rsid w:val="00E92C54"/>
    <w:rsid w:val="00E93191"/>
    <w:rsid w:val="00E9343A"/>
    <w:rsid w:val="00E93831"/>
    <w:rsid w:val="00E93852"/>
    <w:rsid w:val="00E938CA"/>
    <w:rsid w:val="00E9403E"/>
    <w:rsid w:val="00E9411C"/>
    <w:rsid w:val="00E94156"/>
    <w:rsid w:val="00E94238"/>
    <w:rsid w:val="00E942F0"/>
    <w:rsid w:val="00E9437E"/>
    <w:rsid w:val="00E94E7D"/>
    <w:rsid w:val="00E94EBD"/>
    <w:rsid w:val="00E94EF5"/>
    <w:rsid w:val="00E94F9C"/>
    <w:rsid w:val="00E950CF"/>
    <w:rsid w:val="00E9540E"/>
    <w:rsid w:val="00E95557"/>
    <w:rsid w:val="00E956DF"/>
    <w:rsid w:val="00E95D17"/>
    <w:rsid w:val="00E95D25"/>
    <w:rsid w:val="00E95D83"/>
    <w:rsid w:val="00E95E07"/>
    <w:rsid w:val="00E95E7A"/>
    <w:rsid w:val="00E961C9"/>
    <w:rsid w:val="00E96755"/>
    <w:rsid w:val="00E967FA"/>
    <w:rsid w:val="00E96C91"/>
    <w:rsid w:val="00E96D84"/>
    <w:rsid w:val="00E97208"/>
    <w:rsid w:val="00E975CD"/>
    <w:rsid w:val="00E978EC"/>
    <w:rsid w:val="00E97AF2"/>
    <w:rsid w:val="00EA000A"/>
    <w:rsid w:val="00EA0767"/>
    <w:rsid w:val="00EA08A6"/>
    <w:rsid w:val="00EA099C"/>
    <w:rsid w:val="00EA0C3E"/>
    <w:rsid w:val="00EA0DF2"/>
    <w:rsid w:val="00EA1306"/>
    <w:rsid w:val="00EA1472"/>
    <w:rsid w:val="00EA15A7"/>
    <w:rsid w:val="00EA1FBE"/>
    <w:rsid w:val="00EA26BB"/>
    <w:rsid w:val="00EA2EA6"/>
    <w:rsid w:val="00EA3442"/>
    <w:rsid w:val="00EA3832"/>
    <w:rsid w:val="00EA4310"/>
    <w:rsid w:val="00EA46C6"/>
    <w:rsid w:val="00EA499B"/>
    <w:rsid w:val="00EA4A79"/>
    <w:rsid w:val="00EA4B3E"/>
    <w:rsid w:val="00EA5201"/>
    <w:rsid w:val="00EA52A3"/>
    <w:rsid w:val="00EA52DB"/>
    <w:rsid w:val="00EA5325"/>
    <w:rsid w:val="00EA560F"/>
    <w:rsid w:val="00EA6DB9"/>
    <w:rsid w:val="00EA748F"/>
    <w:rsid w:val="00EA7667"/>
    <w:rsid w:val="00EA7898"/>
    <w:rsid w:val="00EB0012"/>
    <w:rsid w:val="00EB00E3"/>
    <w:rsid w:val="00EB02F1"/>
    <w:rsid w:val="00EB0441"/>
    <w:rsid w:val="00EB0B25"/>
    <w:rsid w:val="00EB11A9"/>
    <w:rsid w:val="00EB17A9"/>
    <w:rsid w:val="00EB1CAA"/>
    <w:rsid w:val="00EB2040"/>
    <w:rsid w:val="00EB2102"/>
    <w:rsid w:val="00EB257A"/>
    <w:rsid w:val="00EB2A0E"/>
    <w:rsid w:val="00EB2A24"/>
    <w:rsid w:val="00EB2D4B"/>
    <w:rsid w:val="00EB30B5"/>
    <w:rsid w:val="00EB31B2"/>
    <w:rsid w:val="00EB39DE"/>
    <w:rsid w:val="00EB3BA0"/>
    <w:rsid w:val="00EB3C2F"/>
    <w:rsid w:val="00EB43FD"/>
    <w:rsid w:val="00EB442B"/>
    <w:rsid w:val="00EB44A6"/>
    <w:rsid w:val="00EB4577"/>
    <w:rsid w:val="00EB492D"/>
    <w:rsid w:val="00EB534A"/>
    <w:rsid w:val="00EB56D0"/>
    <w:rsid w:val="00EB588A"/>
    <w:rsid w:val="00EB5D31"/>
    <w:rsid w:val="00EB6897"/>
    <w:rsid w:val="00EB6E6E"/>
    <w:rsid w:val="00EB7567"/>
    <w:rsid w:val="00EB7916"/>
    <w:rsid w:val="00EB7925"/>
    <w:rsid w:val="00EC0156"/>
    <w:rsid w:val="00EC0800"/>
    <w:rsid w:val="00EC09F1"/>
    <w:rsid w:val="00EC0FCD"/>
    <w:rsid w:val="00EC13B8"/>
    <w:rsid w:val="00EC1690"/>
    <w:rsid w:val="00EC19FE"/>
    <w:rsid w:val="00EC1BEA"/>
    <w:rsid w:val="00EC1D5C"/>
    <w:rsid w:val="00EC2372"/>
    <w:rsid w:val="00EC31BA"/>
    <w:rsid w:val="00EC3743"/>
    <w:rsid w:val="00EC378E"/>
    <w:rsid w:val="00EC3CE8"/>
    <w:rsid w:val="00EC3E41"/>
    <w:rsid w:val="00EC414B"/>
    <w:rsid w:val="00EC4255"/>
    <w:rsid w:val="00EC46D1"/>
    <w:rsid w:val="00EC4960"/>
    <w:rsid w:val="00EC4CD6"/>
    <w:rsid w:val="00EC4E59"/>
    <w:rsid w:val="00EC519C"/>
    <w:rsid w:val="00EC5429"/>
    <w:rsid w:val="00EC6423"/>
    <w:rsid w:val="00EC681F"/>
    <w:rsid w:val="00EC68BC"/>
    <w:rsid w:val="00EC6A42"/>
    <w:rsid w:val="00EC6A9D"/>
    <w:rsid w:val="00EC6FBF"/>
    <w:rsid w:val="00EC71D5"/>
    <w:rsid w:val="00EC7670"/>
    <w:rsid w:val="00EC7728"/>
    <w:rsid w:val="00EC7941"/>
    <w:rsid w:val="00EC798F"/>
    <w:rsid w:val="00ED027B"/>
    <w:rsid w:val="00ED02E9"/>
    <w:rsid w:val="00ED0A7C"/>
    <w:rsid w:val="00ED17A5"/>
    <w:rsid w:val="00ED1A08"/>
    <w:rsid w:val="00ED1A88"/>
    <w:rsid w:val="00ED1BF5"/>
    <w:rsid w:val="00ED20EA"/>
    <w:rsid w:val="00ED2195"/>
    <w:rsid w:val="00ED2B43"/>
    <w:rsid w:val="00ED2F97"/>
    <w:rsid w:val="00ED3150"/>
    <w:rsid w:val="00ED31F9"/>
    <w:rsid w:val="00ED3288"/>
    <w:rsid w:val="00ED3295"/>
    <w:rsid w:val="00ED333B"/>
    <w:rsid w:val="00ED365B"/>
    <w:rsid w:val="00ED366A"/>
    <w:rsid w:val="00ED3748"/>
    <w:rsid w:val="00ED497F"/>
    <w:rsid w:val="00ED4D7F"/>
    <w:rsid w:val="00ED4E00"/>
    <w:rsid w:val="00ED4E22"/>
    <w:rsid w:val="00ED516F"/>
    <w:rsid w:val="00ED5357"/>
    <w:rsid w:val="00ED564B"/>
    <w:rsid w:val="00ED5D22"/>
    <w:rsid w:val="00ED63EB"/>
    <w:rsid w:val="00ED672C"/>
    <w:rsid w:val="00ED6912"/>
    <w:rsid w:val="00ED6991"/>
    <w:rsid w:val="00ED6F64"/>
    <w:rsid w:val="00ED7144"/>
    <w:rsid w:val="00ED73AE"/>
    <w:rsid w:val="00ED7458"/>
    <w:rsid w:val="00ED7660"/>
    <w:rsid w:val="00ED78A8"/>
    <w:rsid w:val="00ED7973"/>
    <w:rsid w:val="00ED79B1"/>
    <w:rsid w:val="00ED7EA1"/>
    <w:rsid w:val="00ED7F53"/>
    <w:rsid w:val="00EE0553"/>
    <w:rsid w:val="00EE094E"/>
    <w:rsid w:val="00EE0B1D"/>
    <w:rsid w:val="00EE0DFB"/>
    <w:rsid w:val="00EE0E79"/>
    <w:rsid w:val="00EE0F29"/>
    <w:rsid w:val="00EE0F6A"/>
    <w:rsid w:val="00EE1AD9"/>
    <w:rsid w:val="00EE21CA"/>
    <w:rsid w:val="00EE26DF"/>
    <w:rsid w:val="00EE27EE"/>
    <w:rsid w:val="00EE299D"/>
    <w:rsid w:val="00EE2B74"/>
    <w:rsid w:val="00EE2EC8"/>
    <w:rsid w:val="00EE3054"/>
    <w:rsid w:val="00EE34AA"/>
    <w:rsid w:val="00EE37A8"/>
    <w:rsid w:val="00EE3D0D"/>
    <w:rsid w:val="00EE3E4C"/>
    <w:rsid w:val="00EE3F20"/>
    <w:rsid w:val="00EE4035"/>
    <w:rsid w:val="00EE42EB"/>
    <w:rsid w:val="00EE46CB"/>
    <w:rsid w:val="00EE4719"/>
    <w:rsid w:val="00EE4A00"/>
    <w:rsid w:val="00EE515B"/>
    <w:rsid w:val="00EE519C"/>
    <w:rsid w:val="00EE54CE"/>
    <w:rsid w:val="00EE55D7"/>
    <w:rsid w:val="00EE56D0"/>
    <w:rsid w:val="00EE5899"/>
    <w:rsid w:val="00EE6199"/>
    <w:rsid w:val="00EE6368"/>
    <w:rsid w:val="00EE674D"/>
    <w:rsid w:val="00EE690A"/>
    <w:rsid w:val="00EE6CD0"/>
    <w:rsid w:val="00EE708A"/>
    <w:rsid w:val="00EE7C17"/>
    <w:rsid w:val="00EF0322"/>
    <w:rsid w:val="00EF0633"/>
    <w:rsid w:val="00EF063F"/>
    <w:rsid w:val="00EF0B0F"/>
    <w:rsid w:val="00EF0DB2"/>
    <w:rsid w:val="00EF1087"/>
    <w:rsid w:val="00EF1286"/>
    <w:rsid w:val="00EF17CB"/>
    <w:rsid w:val="00EF18E2"/>
    <w:rsid w:val="00EF1DCD"/>
    <w:rsid w:val="00EF21AA"/>
    <w:rsid w:val="00EF22FA"/>
    <w:rsid w:val="00EF2B3A"/>
    <w:rsid w:val="00EF2C57"/>
    <w:rsid w:val="00EF2DB7"/>
    <w:rsid w:val="00EF2F67"/>
    <w:rsid w:val="00EF3579"/>
    <w:rsid w:val="00EF3757"/>
    <w:rsid w:val="00EF3893"/>
    <w:rsid w:val="00EF3B9F"/>
    <w:rsid w:val="00EF3CB9"/>
    <w:rsid w:val="00EF3E08"/>
    <w:rsid w:val="00EF4C65"/>
    <w:rsid w:val="00EF4C6F"/>
    <w:rsid w:val="00EF4D8F"/>
    <w:rsid w:val="00EF4E2C"/>
    <w:rsid w:val="00EF4FFF"/>
    <w:rsid w:val="00EF532C"/>
    <w:rsid w:val="00EF53FB"/>
    <w:rsid w:val="00EF5BFD"/>
    <w:rsid w:val="00EF613D"/>
    <w:rsid w:val="00EF6338"/>
    <w:rsid w:val="00EF6755"/>
    <w:rsid w:val="00EF6D90"/>
    <w:rsid w:val="00EF7A3F"/>
    <w:rsid w:val="00EF7B43"/>
    <w:rsid w:val="00EF7D27"/>
    <w:rsid w:val="00F00242"/>
    <w:rsid w:val="00F007EC"/>
    <w:rsid w:val="00F00811"/>
    <w:rsid w:val="00F015C9"/>
    <w:rsid w:val="00F01ABD"/>
    <w:rsid w:val="00F02FA6"/>
    <w:rsid w:val="00F03198"/>
    <w:rsid w:val="00F03457"/>
    <w:rsid w:val="00F037BE"/>
    <w:rsid w:val="00F037CE"/>
    <w:rsid w:val="00F0446E"/>
    <w:rsid w:val="00F0457C"/>
    <w:rsid w:val="00F04808"/>
    <w:rsid w:val="00F04E80"/>
    <w:rsid w:val="00F05353"/>
    <w:rsid w:val="00F0542E"/>
    <w:rsid w:val="00F059D3"/>
    <w:rsid w:val="00F059ED"/>
    <w:rsid w:val="00F05A34"/>
    <w:rsid w:val="00F06137"/>
    <w:rsid w:val="00F06266"/>
    <w:rsid w:val="00F064FA"/>
    <w:rsid w:val="00F06543"/>
    <w:rsid w:val="00F0658F"/>
    <w:rsid w:val="00F067BC"/>
    <w:rsid w:val="00F06D39"/>
    <w:rsid w:val="00F06ED4"/>
    <w:rsid w:val="00F07073"/>
    <w:rsid w:val="00F073AE"/>
    <w:rsid w:val="00F07776"/>
    <w:rsid w:val="00F07A0F"/>
    <w:rsid w:val="00F07D1C"/>
    <w:rsid w:val="00F07D59"/>
    <w:rsid w:val="00F07E02"/>
    <w:rsid w:val="00F07E96"/>
    <w:rsid w:val="00F108F3"/>
    <w:rsid w:val="00F1098D"/>
    <w:rsid w:val="00F109F1"/>
    <w:rsid w:val="00F10CD1"/>
    <w:rsid w:val="00F10D16"/>
    <w:rsid w:val="00F110CF"/>
    <w:rsid w:val="00F11657"/>
    <w:rsid w:val="00F11971"/>
    <w:rsid w:val="00F124F1"/>
    <w:rsid w:val="00F124FB"/>
    <w:rsid w:val="00F126A7"/>
    <w:rsid w:val="00F12766"/>
    <w:rsid w:val="00F12D03"/>
    <w:rsid w:val="00F12DBA"/>
    <w:rsid w:val="00F12F01"/>
    <w:rsid w:val="00F12FA1"/>
    <w:rsid w:val="00F136A4"/>
    <w:rsid w:val="00F139D4"/>
    <w:rsid w:val="00F14E14"/>
    <w:rsid w:val="00F14E51"/>
    <w:rsid w:val="00F150A7"/>
    <w:rsid w:val="00F15300"/>
    <w:rsid w:val="00F15719"/>
    <w:rsid w:val="00F15A42"/>
    <w:rsid w:val="00F15B33"/>
    <w:rsid w:val="00F15B5E"/>
    <w:rsid w:val="00F15C09"/>
    <w:rsid w:val="00F15CCA"/>
    <w:rsid w:val="00F15DB3"/>
    <w:rsid w:val="00F15E9B"/>
    <w:rsid w:val="00F16247"/>
    <w:rsid w:val="00F16279"/>
    <w:rsid w:val="00F16744"/>
    <w:rsid w:val="00F16834"/>
    <w:rsid w:val="00F17335"/>
    <w:rsid w:val="00F17687"/>
    <w:rsid w:val="00F17A5F"/>
    <w:rsid w:val="00F20AB2"/>
    <w:rsid w:val="00F21361"/>
    <w:rsid w:val="00F2241C"/>
    <w:rsid w:val="00F2275D"/>
    <w:rsid w:val="00F22E18"/>
    <w:rsid w:val="00F22F16"/>
    <w:rsid w:val="00F23190"/>
    <w:rsid w:val="00F23275"/>
    <w:rsid w:val="00F2361E"/>
    <w:rsid w:val="00F23836"/>
    <w:rsid w:val="00F239DD"/>
    <w:rsid w:val="00F23B1B"/>
    <w:rsid w:val="00F2419A"/>
    <w:rsid w:val="00F242B5"/>
    <w:rsid w:val="00F242C4"/>
    <w:rsid w:val="00F24814"/>
    <w:rsid w:val="00F24BE1"/>
    <w:rsid w:val="00F24BE9"/>
    <w:rsid w:val="00F24C4C"/>
    <w:rsid w:val="00F25640"/>
    <w:rsid w:val="00F25BAF"/>
    <w:rsid w:val="00F25E21"/>
    <w:rsid w:val="00F268FC"/>
    <w:rsid w:val="00F2764D"/>
    <w:rsid w:val="00F27782"/>
    <w:rsid w:val="00F278D8"/>
    <w:rsid w:val="00F303DB"/>
    <w:rsid w:val="00F304EF"/>
    <w:rsid w:val="00F30ED5"/>
    <w:rsid w:val="00F3243D"/>
    <w:rsid w:val="00F3263F"/>
    <w:rsid w:val="00F328A8"/>
    <w:rsid w:val="00F32B70"/>
    <w:rsid w:val="00F32DB4"/>
    <w:rsid w:val="00F32F47"/>
    <w:rsid w:val="00F330DB"/>
    <w:rsid w:val="00F3318F"/>
    <w:rsid w:val="00F33207"/>
    <w:rsid w:val="00F33523"/>
    <w:rsid w:val="00F335F3"/>
    <w:rsid w:val="00F337BE"/>
    <w:rsid w:val="00F34392"/>
    <w:rsid w:val="00F347BD"/>
    <w:rsid w:val="00F34807"/>
    <w:rsid w:val="00F34B83"/>
    <w:rsid w:val="00F34CD5"/>
    <w:rsid w:val="00F35749"/>
    <w:rsid w:val="00F35FD5"/>
    <w:rsid w:val="00F36B53"/>
    <w:rsid w:val="00F36FEF"/>
    <w:rsid w:val="00F376E7"/>
    <w:rsid w:val="00F37ABC"/>
    <w:rsid w:val="00F402F4"/>
    <w:rsid w:val="00F40CC0"/>
    <w:rsid w:val="00F410FC"/>
    <w:rsid w:val="00F41590"/>
    <w:rsid w:val="00F4174F"/>
    <w:rsid w:val="00F41F8D"/>
    <w:rsid w:val="00F42128"/>
    <w:rsid w:val="00F4228F"/>
    <w:rsid w:val="00F42679"/>
    <w:rsid w:val="00F42BDA"/>
    <w:rsid w:val="00F42F84"/>
    <w:rsid w:val="00F44062"/>
    <w:rsid w:val="00F44C51"/>
    <w:rsid w:val="00F44FC3"/>
    <w:rsid w:val="00F4501B"/>
    <w:rsid w:val="00F45069"/>
    <w:rsid w:val="00F45113"/>
    <w:rsid w:val="00F45F76"/>
    <w:rsid w:val="00F46657"/>
    <w:rsid w:val="00F46AA5"/>
    <w:rsid w:val="00F471A2"/>
    <w:rsid w:val="00F47409"/>
    <w:rsid w:val="00F47873"/>
    <w:rsid w:val="00F47A45"/>
    <w:rsid w:val="00F47A81"/>
    <w:rsid w:val="00F50638"/>
    <w:rsid w:val="00F50B33"/>
    <w:rsid w:val="00F50B4B"/>
    <w:rsid w:val="00F514D9"/>
    <w:rsid w:val="00F517D1"/>
    <w:rsid w:val="00F519E0"/>
    <w:rsid w:val="00F51CA5"/>
    <w:rsid w:val="00F52B4A"/>
    <w:rsid w:val="00F52DB3"/>
    <w:rsid w:val="00F53744"/>
    <w:rsid w:val="00F53A9B"/>
    <w:rsid w:val="00F53B7B"/>
    <w:rsid w:val="00F53CF6"/>
    <w:rsid w:val="00F53E81"/>
    <w:rsid w:val="00F53EF9"/>
    <w:rsid w:val="00F5406D"/>
    <w:rsid w:val="00F5419F"/>
    <w:rsid w:val="00F54335"/>
    <w:rsid w:val="00F54410"/>
    <w:rsid w:val="00F54638"/>
    <w:rsid w:val="00F54E41"/>
    <w:rsid w:val="00F552DC"/>
    <w:rsid w:val="00F55C3E"/>
    <w:rsid w:val="00F55FE6"/>
    <w:rsid w:val="00F5652D"/>
    <w:rsid w:val="00F5724C"/>
    <w:rsid w:val="00F57471"/>
    <w:rsid w:val="00F57B7A"/>
    <w:rsid w:val="00F57E9B"/>
    <w:rsid w:val="00F605D0"/>
    <w:rsid w:val="00F606A7"/>
    <w:rsid w:val="00F608EF"/>
    <w:rsid w:val="00F60913"/>
    <w:rsid w:val="00F60BAB"/>
    <w:rsid w:val="00F60F5F"/>
    <w:rsid w:val="00F617BF"/>
    <w:rsid w:val="00F61968"/>
    <w:rsid w:val="00F61B5F"/>
    <w:rsid w:val="00F61F45"/>
    <w:rsid w:val="00F6229A"/>
    <w:rsid w:val="00F62DD6"/>
    <w:rsid w:val="00F64217"/>
    <w:rsid w:val="00F6439C"/>
    <w:rsid w:val="00F64701"/>
    <w:rsid w:val="00F6492F"/>
    <w:rsid w:val="00F64C24"/>
    <w:rsid w:val="00F64CB0"/>
    <w:rsid w:val="00F64F1C"/>
    <w:rsid w:val="00F651A3"/>
    <w:rsid w:val="00F65220"/>
    <w:rsid w:val="00F652BD"/>
    <w:rsid w:val="00F6536F"/>
    <w:rsid w:val="00F6621A"/>
    <w:rsid w:val="00F6630C"/>
    <w:rsid w:val="00F66323"/>
    <w:rsid w:val="00F66A06"/>
    <w:rsid w:val="00F66DA1"/>
    <w:rsid w:val="00F66F3B"/>
    <w:rsid w:val="00F67454"/>
    <w:rsid w:val="00F67AD6"/>
    <w:rsid w:val="00F67D53"/>
    <w:rsid w:val="00F7074C"/>
    <w:rsid w:val="00F70A7C"/>
    <w:rsid w:val="00F70B45"/>
    <w:rsid w:val="00F70DB2"/>
    <w:rsid w:val="00F70F14"/>
    <w:rsid w:val="00F712F9"/>
    <w:rsid w:val="00F71791"/>
    <w:rsid w:val="00F71BF0"/>
    <w:rsid w:val="00F71C5C"/>
    <w:rsid w:val="00F722E2"/>
    <w:rsid w:val="00F7265A"/>
    <w:rsid w:val="00F72DF4"/>
    <w:rsid w:val="00F730B4"/>
    <w:rsid w:val="00F73273"/>
    <w:rsid w:val="00F738EA"/>
    <w:rsid w:val="00F74023"/>
    <w:rsid w:val="00F743CF"/>
    <w:rsid w:val="00F74900"/>
    <w:rsid w:val="00F74A8B"/>
    <w:rsid w:val="00F754DE"/>
    <w:rsid w:val="00F7564F"/>
    <w:rsid w:val="00F75E4D"/>
    <w:rsid w:val="00F75ED8"/>
    <w:rsid w:val="00F75F00"/>
    <w:rsid w:val="00F7602B"/>
    <w:rsid w:val="00F76376"/>
    <w:rsid w:val="00F7648E"/>
    <w:rsid w:val="00F76C67"/>
    <w:rsid w:val="00F76D6C"/>
    <w:rsid w:val="00F76E3A"/>
    <w:rsid w:val="00F76EDD"/>
    <w:rsid w:val="00F777C8"/>
    <w:rsid w:val="00F777E5"/>
    <w:rsid w:val="00F77A95"/>
    <w:rsid w:val="00F80908"/>
    <w:rsid w:val="00F80A2B"/>
    <w:rsid w:val="00F8122F"/>
    <w:rsid w:val="00F817BF"/>
    <w:rsid w:val="00F81C41"/>
    <w:rsid w:val="00F82067"/>
    <w:rsid w:val="00F821E8"/>
    <w:rsid w:val="00F8246A"/>
    <w:rsid w:val="00F8254F"/>
    <w:rsid w:val="00F82AA2"/>
    <w:rsid w:val="00F82B73"/>
    <w:rsid w:val="00F82C2D"/>
    <w:rsid w:val="00F82CB0"/>
    <w:rsid w:val="00F83ED4"/>
    <w:rsid w:val="00F84213"/>
    <w:rsid w:val="00F84493"/>
    <w:rsid w:val="00F8465F"/>
    <w:rsid w:val="00F847A1"/>
    <w:rsid w:val="00F848C3"/>
    <w:rsid w:val="00F8491F"/>
    <w:rsid w:val="00F84E98"/>
    <w:rsid w:val="00F856E9"/>
    <w:rsid w:val="00F85DED"/>
    <w:rsid w:val="00F86463"/>
    <w:rsid w:val="00F864B5"/>
    <w:rsid w:val="00F86B1B"/>
    <w:rsid w:val="00F86B8D"/>
    <w:rsid w:val="00F86CF6"/>
    <w:rsid w:val="00F86D97"/>
    <w:rsid w:val="00F87296"/>
    <w:rsid w:val="00F87618"/>
    <w:rsid w:val="00F878A2"/>
    <w:rsid w:val="00F9002A"/>
    <w:rsid w:val="00F90438"/>
    <w:rsid w:val="00F904BE"/>
    <w:rsid w:val="00F90784"/>
    <w:rsid w:val="00F91788"/>
    <w:rsid w:val="00F91C0B"/>
    <w:rsid w:val="00F91EE4"/>
    <w:rsid w:val="00F928E5"/>
    <w:rsid w:val="00F92B29"/>
    <w:rsid w:val="00F92C19"/>
    <w:rsid w:val="00F92D5B"/>
    <w:rsid w:val="00F92F97"/>
    <w:rsid w:val="00F931B7"/>
    <w:rsid w:val="00F9333B"/>
    <w:rsid w:val="00F935BE"/>
    <w:rsid w:val="00F93F11"/>
    <w:rsid w:val="00F9440E"/>
    <w:rsid w:val="00F94A85"/>
    <w:rsid w:val="00F951D7"/>
    <w:rsid w:val="00F95646"/>
    <w:rsid w:val="00F958AC"/>
    <w:rsid w:val="00F95CE1"/>
    <w:rsid w:val="00F96569"/>
    <w:rsid w:val="00F9659F"/>
    <w:rsid w:val="00F96AC1"/>
    <w:rsid w:val="00F96D79"/>
    <w:rsid w:val="00F96DF7"/>
    <w:rsid w:val="00F96FFC"/>
    <w:rsid w:val="00F97090"/>
    <w:rsid w:val="00F9723E"/>
    <w:rsid w:val="00F979E8"/>
    <w:rsid w:val="00F97FEE"/>
    <w:rsid w:val="00FA0067"/>
    <w:rsid w:val="00FA04FD"/>
    <w:rsid w:val="00FA083A"/>
    <w:rsid w:val="00FA0AA0"/>
    <w:rsid w:val="00FA0DF2"/>
    <w:rsid w:val="00FA1686"/>
    <w:rsid w:val="00FA24D1"/>
    <w:rsid w:val="00FA2C09"/>
    <w:rsid w:val="00FA2E93"/>
    <w:rsid w:val="00FA4944"/>
    <w:rsid w:val="00FA4995"/>
    <w:rsid w:val="00FA5325"/>
    <w:rsid w:val="00FA5834"/>
    <w:rsid w:val="00FA6374"/>
    <w:rsid w:val="00FA645E"/>
    <w:rsid w:val="00FA6896"/>
    <w:rsid w:val="00FA6AC4"/>
    <w:rsid w:val="00FA6B5D"/>
    <w:rsid w:val="00FA6BA6"/>
    <w:rsid w:val="00FA70D9"/>
    <w:rsid w:val="00FA73E0"/>
    <w:rsid w:val="00FA7860"/>
    <w:rsid w:val="00FB02C1"/>
    <w:rsid w:val="00FB03DD"/>
    <w:rsid w:val="00FB05BE"/>
    <w:rsid w:val="00FB0751"/>
    <w:rsid w:val="00FB0991"/>
    <w:rsid w:val="00FB0A1F"/>
    <w:rsid w:val="00FB0DC1"/>
    <w:rsid w:val="00FB143D"/>
    <w:rsid w:val="00FB19FC"/>
    <w:rsid w:val="00FB208D"/>
    <w:rsid w:val="00FB2360"/>
    <w:rsid w:val="00FB280D"/>
    <w:rsid w:val="00FB2AA4"/>
    <w:rsid w:val="00FB2B23"/>
    <w:rsid w:val="00FB3328"/>
    <w:rsid w:val="00FB3C4B"/>
    <w:rsid w:val="00FB3D96"/>
    <w:rsid w:val="00FB4259"/>
    <w:rsid w:val="00FB4417"/>
    <w:rsid w:val="00FB450A"/>
    <w:rsid w:val="00FB497B"/>
    <w:rsid w:val="00FB49F3"/>
    <w:rsid w:val="00FB4F5C"/>
    <w:rsid w:val="00FB5118"/>
    <w:rsid w:val="00FB5B6C"/>
    <w:rsid w:val="00FB5C38"/>
    <w:rsid w:val="00FB5CD9"/>
    <w:rsid w:val="00FB5E86"/>
    <w:rsid w:val="00FB6254"/>
    <w:rsid w:val="00FB6333"/>
    <w:rsid w:val="00FB69E1"/>
    <w:rsid w:val="00FB71ED"/>
    <w:rsid w:val="00FB738F"/>
    <w:rsid w:val="00FB74CA"/>
    <w:rsid w:val="00FB75BD"/>
    <w:rsid w:val="00FB7755"/>
    <w:rsid w:val="00FB7879"/>
    <w:rsid w:val="00FB7CBB"/>
    <w:rsid w:val="00FC06A8"/>
    <w:rsid w:val="00FC0F5D"/>
    <w:rsid w:val="00FC10C1"/>
    <w:rsid w:val="00FC12C4"/>
    <w:rsid w:val="00FC1320"/>
    <w:rsid w:val="00FC159F"/>
    <w:rsid w:val="00FC19C7"/>
    <w:rsid w:val="00FC226A"/>
    <w:rsid w:val="00FC2448"/>
    <w:rsid w:val="00FC27A8"/>
    <w:rsid w:val="00FC2CE9"/>
    <w:rsid w:val="00FC2F0E"/>
    <w:rsid w:val="00FC2F4A"/>
    <w:rsid w:val="00FC31C9"/>
    <w:rsid w:val="00FC3233"/>
    <w:rsid w:val="00FC3301"/>
    <w:rsid w:val="00FC3768"/>
    <w:rsid w:val="00FC38CD"/>
    <w:rsid w:val="00FC3A98"/>
    <w:rsid w:val="00FC3AD2"/>
    <w:rsid w:val="00FC3ED8"/>
    <w:rsid w:val="00FC3FC6"/>
    <w:rsid w:val="00FC474D"/>
    <w:rsid w:val="00FC4D08"/>
    <w:rsid w:val="00FC564E"/>
    <w:rsid w:val="00FC565B"/>
    <w:rsid w:val="00FC56A9"/>
    <w:rsid w:val="00FC582E"/>
    <w:rsid w:val="00FC616A"/>
    <w:rsid w:val="00FC6289"/>
    <w:rsid w:val="00FC6713"/>
    <w:rsid w:val="00FC68F0"/>
    <w:rsid w:val="00FC698B"/>
    <w:rsid w:val="00FC6C9B"/>
    <w:rsid w:val="00FC746F"/>
    <w:rsid w:val="00FC7727"/>
    <w:rsid w:val="00FC7C16"/>
    <w:rsid w:val="00FC7FA1"/>
    <w:rsid w:val="00FD0A22"/>
    <w:rsid w:val="00FD0F12"/>
    <w:rsid w:val="00FD0F2A"/>
    <w:rsid w:val="00FD1028"/>
    <w:rsid w:val="00FD148D"/>
    <w:rsid w:val="00FD15E0"/>
    <w:rsid w:val="00FD1A9A"/>
    <w:rsid w:val="00FD1B75"/>
    <w:rsid w:val="00FD1DFF"/>
    <w:rsid w:val="00FD25BF"/>
    <w:rsid w:val="00FD2BD1"/>
    <w:rsid w:val="00FD330C"/>
    <w:rsid w:val="00FD37EE"/>
    <w:rsid w:val="00FD394F"/>
    <w:rsid w:val="00FD3C35"/>
    <w:rsid w:val="00FD422F"/>
    <w:rsid w:val="00FD448E"/>
    <w:rsid w:val="00FD485D"/>
    <w:rsid w:val="00FD51D2"/>
    <w:rsid w:val="00FD526D"/>
    <w:rsid w:val="00FD56A2"/>
    <w:rsid w:val="00FD56D2"/>
    <w:rsid w:val="00FD5B08"/>
    <w:rsid w:val="00FD5BF6"/>
    <w:rsid w:val="00FD62A2"/>
    <w:rsid w:val="00FD6F1B"/>
    <w:rsid w:val="00FD74D0"/>
    <w:rsid w:val="00FD759E"/>
    <w:rsid w:val="00FD77F2"/>
    <w:rsid w:val="00FD7840"/>
    <w:rsid w:val="00FE037E"/>
    <w:rsid w:val="00FE09C2"/>
    <w:rsid w:val="00FE09D6"/>
    <w:rsid w:val="00FE09ED"/>
    <w:rsid w:val="00FE1814"/>
    <w:rsid w:val="00FE1E4C"/>
    <w:rsid w:val="00FE22E1"/>
    <w:rsid w:val="00FE2B28"/>
    <w:rsid w:val="00FE2B97"/>
    <w:rsid w:val="00FE2C4E"/>
    <w:rsid w:val="00FE2D1B"/>
    <w:rsid w:val="00FE2E3F"/>
    <w:rsid w:val="00FE2FDA"/>
    <w:rsid w:val="00FE301E"/>
    <w:rsid w:val="00FE33C1"/>
    <w:rsid w:val="00FE438D"/>
    <w:rsid w:val="00FE4680"/>
    <w:rsid w:val="00FE537C"/>
    <w:rsid w:val="00FE5873"/>
    <w:rsid w:val="00FE5C4C"/>
    <w:rsid w:val="00FE5CAA"/>
    <w:rsid w:val="00FE5D62"/>
    <w:rsid w:val="00FE5DAE"/>
    <w:rsid w:val="00FE5DE9"/>
    <w:rsid w:val="00FE6777"/>
    <w:rsid w:val="00FE6A51"/>
    <w:rsid w:val="00FE6DEA"/>
    <w:rsid w:val="00FE749B"/>
    <w:rsid w:val="00FE7679"/>
    <w:rsid w:val="00FE7971"/>
    <w:rsid w:val="00FE7E17"/>
    <w:rsid w:val="00FE7ED3"/>
    <w:rsid w:val="00FF0720"/>
    <w:rsid w:val="00FF0746"/>
    <w:rsid w:val="00FF0FDA"/>
    <w:rsid w:val="00FF1587"/>
    <w:rsid w:val="00FF1C43"/>
    <w:rsid w:val="00FF206A"/>
    <w:rsid w:val="00FF207A"/>
    <w:rsid w:val="00FF286E"/>
    <w:rsid w:val="00FF2ADF"/>
    <w:rsid w:val="00FF2C3F"/>
    <w:rsid w:val="00FF2CF5"/>
    <w:rsid w:val="00FF37B8"/>
    <w:rsid w:val="00FF389F"/>
    <w:rsid w:val="00FF38E0"/>
    <w:rsid w:val="00FF4085"/>
    <w:rsid w:val="00FF446A"/>
    <w:rsid w:val="00FF45B5"/>
    <w:rsid w:val="00FF48B9"/>
    <w:rsid w:val="00FF5B21"/>
    <w:rsid w:val="00FF5CCF"/>
    <w:rsid w:val="00FF63B8"/>
    <w:rsid w:val="00FF67FF"/>
    <w:rsid w:val="00FF6801"/>
    <w:rsid w:val="00FF714A"/>
    <w:rsid w:val="00FF7F17"/>
    <w:rsid w:val="0101B68A"/>
    <w:rsid w:val="01076F19"/>
    <w:rsid w:val="013320B3"/>
    <w:rsid w:val="015A5A7A"/>
    <w:rsid w:val="016E70DD"/>
    <w:rsid w:val="016FE464"/>
    <w:rsid w:val="017707D4"/>
    <w:rsid w:val="017EDAF7"/>
    <w:rsid w:val="017FA0C9"/>
    <w:rsid w:val="0183AC1F"/>
    <w:rsid w:val="018C1FF7"/>
    <w:rsid w:val="01AED40A"/>
    <w:rsid w:val="01B26420"/>
    <w:rsid w:val="01DE59BD"/>
    <w:rsid w:val="01E67C70"/>
    <w:rsid w:val="01EDEDC1"/>
    <w:rsid w:val="02020BBD"/>
    <w:rsid w:val="020EEEBD"/>
    <w:rsid w:val="021CF32E"/>
    <w:rsid w:val="0228BAD3"/>
    <w:rsid w:val="022983A4"/>
    <w:rsid w:val="022D608D"/>
    <w:rsid w:val="024C746A"/>
    <w:rsid w:val="024C9346"/>
    <w:rsid w:val="0253563E"/>
    <w:rsid w:val="025DD3C4"/>
    <w:rsid w:val="026B05AF"/>
    <w:rsid w:val="02712B18"/>
    <w:rsid w:val="027B8A9D"/>
    <w:rsid w:val="02832966"/>
    <w:rsid w:val="028AAF9E"/>
    <w:rsid w:val="0291FE18"/>
    <w:rsid w:val="0294813B"/>
    <w:rsid w:val="029B754C"/>
    <w:rsid w:val="02B0EF0E"/>
    <w:rsid w:val="02B95E6F"/>
    <w:rsid w:val="02C399A9"/>
    <w:rsid w:val="02C72558"/>
    <w:rsid w:val="02CE07DA"/>
    <w:rsid w:val="02CF4E20"/>
    <w:rsid w:val="02D0942E"/>
    <w:rsid w:val="02DB3586"/>
    <w:rsid w:val="02FD5B6A"/>
    <w:rsid w:val="03140548"/>
    <w:rsid w:val="031EE28D"/>
    <w:rsid w:val="033CFFE9"/>
    <w:rsid w:val="03468E93"/>
    <w:rsid w:val="0356B5E3"/>
    <w:rsid w:val="03644A47"/>
    <w:rsid w:val="0376ABA9"/>
    <w:rsid w:val="03773062"/>
    <w:rsid w:val="037B127E"/>
    <w:rsid w:val="03810508"/>
    <w:rsid w:val="0383D228"/>
    <w:rsid w:val="0393121E"/>
    <w:rsid w:val="0393F2C8"/>
    <w:rsid w:val="03973978"/>
    <w:rsid w:val="03A597C7"/>
    <w:rsid w:val="03B2917C"/>
    <w:rsid w:val="03C47A3A"/>
    <w:rsid w:val="03DCD726"/>
    <w:rsid w:val="03E59933"/>
    <w:rsid w:val="03E6A4F2"/>
    <w:rsid w:val="03F01F9D"/>
    <w:rsid w:val="03FD1C22"/>
    <w:rsid w:val="03FE5F38"/>
    <w:rsid w:val="041FF939"/>
    <w:rsid w:val="04201317"/>
    <w:rsid w:val="042A6330"/>
    <w:rsid w:val="0434D919"/>
    <w:rsid w:val="044C9674"/>
    <w:rsid w:val="046F1C92"/>
    <w:rsid w:val="04714AA0"/>
    <w:rsid w:val="047541A0"/>
    <w:rsid w:val="047C3EC4"/>
    <w:rsid w:val="048A9EF0"/>
    <w:rsid w:val="049F2134"/>
    <w:rsid w:val="04A6E14C"/>
    <w:rsid w:val="04B44F61"/>
    <w:rsid w:val="04C92D6F"/>
    <w:rsid w:val="04D973C3"/>
    <w:rsid w:val="04DDEC43"/>
    <w:rsid w:val="04DF6F16"/>
    <w:rsid w:val="04EA6802"/>
    <w:rsid w:val="04ECCA47"/>
    <w:rsid w:val="04FA2A25"/>
    <w:rsid w:val="0507BF8C"/>
    <w:rsid w:val="051F2B12"/>
    <w:rsid w:val="053E7541"/>
    <w:rsid w:val="0540A29B"/>
    <w:rsid w:val="055242E8"/>
    <w:rsid w:val="055A6C7E"/>
    <w:rsid w:val="055B3D42"/>
    <w:rsid w:val="055F9199"/>
    <w:rsid w:val="0565EDF4"/>
    <w:rsid w:val="0580639B"/>
    <w:rsid w:val="05949AB1"/>
    <w:rsid w:val="05956517"/>
    <w:rsid w:val="0597D4D2"/>
    <w:rsid w:val="05AE7F00"/>
    <w:rsid w:val="05B089C1"/>
    <w:rsid w:val="05B6F064"/>
    <w:rsid w:val="05B76207"/>
    <w:rsid w:val="05C461DC"/>
    <w:rsid w:val="05CFD0A0"/>
    <w:rsid w:val="05EE184C"/>
    <w:rsid w:val="06108D50"/>
    <w:rsid w:val="061D50F5"/>
    <w:rsid w:val="06253E55"/>
    <w:rsid w:val="062911AD"/>
    <w:rsid w:val="062AB7AF"/>
    <w:rsid w:val="063450D8"/>
    <w:rsid w:val="06426A59"/>
    <w:rsid w:val="06453F2E"/>
    <w:rsid w:val="06497955"/>
    <w:rsid w:val="065BF03E"/>
    <w:rsid w:val="0681A255"/>
    <w:rsid w:val="0685B1C5"/>
    <w:rsid w:val="069D590F"/>
    <w:rsid w:val="069DB4D3"/>
    <w:rsid w:val="069E2C96"/>
    <w:rsid w:val="06A40D04"/>
    <w:rsid w:val="06A7CA8A"/>
    <w:rsid w:val="06A8DB07"/>
    <w:rsid w:val="06C586CA"/>
    <w:rsid w:val="071409CA"/>
    <w:rsid w:val="071A9A54"/>
    <w:rsid w:val="0732769F"/>
    <w:rsid w:val="073C7D48"/>
    <w:rsid w:val="0741FA87"/>
    <w:rsid w:val="07690D36"/>
    <w:rsid w:val="0773E7DF"/>
    <w:rsid w:val="078950CB"/>
    <w:rsid w:val="07A54973"/>
    <w:rsid w:val="07A9E84A"/>
    <w:rsid w:val="07B2848D"/>
    <w:rsid w:val="07CDA1B7"/>
    <w:rsid w:val="07D5B7E1"/>
    <w:rsid w:val="07E90A21"/>
    <w:rsid w:val="07EBB8FE"/>
    <w:rsid w:val="07EF45C1"/>
    <w:rsid w:val="080F5008"/>
    <w:rsid w:val="0811CAB7"/>
    <w:rsid w:val="08140C05"/>
    <w:rsid w:val="081D0EDA"/>
    <w:rsid w:val="08274463"/>
    <w:rsid w:val="082F08B9"/>
    <w:rsid w:val="0834540B"/>
    <w:rsid w:val="0848C84A"/>
    <w:rsid w:val="085FE856"/>
    <w:rsid w:val="086A02B1"/>
    <w:rsid w:val="0876BE85"/>
    <w:rsid w:val="08980016"/>
    <w:rsid w:val="08AC67CB"/>
    <w:rsid w:val="08B2C25A"/>
    <w:rsid w:val="08C02B30"/>
    <w:rsid w:val="08E86000"/>
    <w:rsid w:val="08ECE7AC"/>
    <w:rsid w:val="08F4278C"/>
    <w:rsid w:val="08FC02BE"/>
    <w:rsid w:val="0906AA03"/>
    <w:rsid w:val="0914C541"/>
    <w:rsid w:val="092759D4"/>
    <w:rsid w:val="093C96BA"/>
    <w:rsid w:val="093F6D8B"/>
    <w:rsid w:val="095640AC"/>
    <w:rsid w:val="09573E08"/>
    <w:rsid w:val="09645E76"/>
    <w:rsid w:val="09703A11"/>
    <w:rsid w:val="09808D66"/>
    <w:rsid w:val="0989C02D"/>
    <w:rsid w:val="099F08F8"/>
    <w:rsid w:val="099FEFAD"/>
    <w:rsid w:val="09A057EE"/>
    <w:rsid w:val="09ACDB09"/>
    <w:rsid w:val="09BC7282"/>
    <w:rsid w:val="09BE1B09"/>
    <w:rsid w:val="09C7E2AC"/>
    <w:rsid w:val="09CCB8D4"/>
    <w:rsid w:val="09D68126"/>
    <w:rsid w:val="09E010BE"/>
    <w:rsid w:val="09E21100"/>
    <w:rsid w:val="09E385F5"/>
    <w:rsid w:val="09EDD4EE"/>
    <w:rsid w:val="09FA6AEE"/>
    <w:rsid w:val="0A0CC16B"/>
    <w:rsid w:val="0A16EC2F"/>
    <w:rsid w:val="0A17940F"/>
    <w:rsid w:val="0A263A19"/>
    <w:rsid w:val="0A305C32"/>
    <w:rsid w:val="0A371F02"/>
    <w:rsid w:val="0A408D8F"/>
    <w:rsid w:val="0A5B4418"/>
    <w:rsid w:val="0A69B35F"/>
    <w:rsid w:val="0A71090A"/>
    <w:rsid w:val="0A7EE11A"/>
    <w:rsid w:val="0A91542D"/>
    <w:rsid w:val="0AC731AA"/>
    <w:rsid w:val="0ACBD9AF"/>
    <w:rsid w:val="0ACC366F"/>
    <w:rsid w:val="0ACEB608"/>
    <w:rsid w:val="0ACF92CD"/>
    <w:rsid w:val="0AF6A956"/>
    <w:rsid w:val="0AF86CFD"/>
    <w:rsid w:val="0AFC97CE"/>
    <w:rsid w:val="0AFED132"/>
    <w:rsid w:val="0B10B08B"/>
    <w:rsid w:val="0B27F1A6"/>
    <w:rsid w:val="0B5837F7"/>
    <w:rsid w:val="0B5F17D0"/>
    <w:rsid w:val="0B704474"/>
    <w:rsid w:val="0B8A0F6C"/>
    <w:rsid w:val="0B922509"/>
    <w:rsid w:val="0BD48691"/>
    <w:rsid w:val="0BDA4BE3"/>
    <w:rsid w:val="0BDF1922"/>
    <w:rsid w:val="0BE37738"/>
    <w:rsid w:val="0BE94508"/>
    <w:rsid w:val="0BF2D211"/>
    <w:rsid w:val="0C0EB2B5"/>
    <w:rsid w:val="0C180ADD"/>
    <w:rsid w:val="0C23E8A6"/>
    <w:rsid w:val="0C308F47"/>
    <w:rsid w:val="0C3B0506"/>
    <w:rsid w:val="0C3EB71E"/>
    <w:rsid w:val="0C403109"/>
    <w:rsid w:val="0C4BE6FC"/>
    <w:rsid w:val="0C6A9528"/>
    <w:rsid w:val="0C6B3E57"/>
    <w:rsid w:val="0C77909E"/>
    <w:rsid w:val="0C7EA451"/>
    <w:rsid w:val="0C8171DE"/>
    <w:rsid w:val="0C854FAC"/>
    <w:rsid w:val="0C98936A"/>
    <w:rsid w:val="0C9C96C2"/>
    <w:rsid w:val="0CB2C6A3"/>
    <w:rsid w:val="0CB759F2"/>
    <w:rsid w:val="0CC894B1"/>
    <w:rsid w:val="0CDC8D8B"/>
    <w:rsid w:val="0CE40F3E"/>
    <w:rsid w:val="0CE94AD4"/>
    <w:rsid w:val="0CEBCC07"/>
    <w:rsid w:val="0CF62237"/>
    <w:rsid w:val="0D023E83"/>
    <w:rsid w:val="0D036F0C"/>
    <w:rsid w:val="0D0BA167"/>
    <w:rsid w:val="0D0DD943"/>
    <w:rsid w:val="0D12F924"/>
    <w:rsid w:val="0D1804FF"/>
    <w:rsid w:val="0D1F8102"/>
    <w:rsid w:val="0D2E2F7D"/>
    <w:rsid w:val="0D33848C"/>
    <w:rsid w:val="0D57E4D5"/>
    <w:rsid w:val="0D602519"/>
    <w:rsid w:val="0D84C99F"/>
    <w:rsid w:val="0D8F48E9"/>
    <w:rsid w:val="0D8F733C"/>
    <w:rsid w:val="0D918A51"/>
    <w:rsid w:val="0DB5F53C"/>
    <w:rsid w:val="0DC120AB"/>
    <w:rsid w:val="0DD48BE6"/>
    <w:rsid w:val="0DEED311"/>
    <w:rsid w:val="0DFBE101"/>
    <w:rsid w:val="0E099D33"/>
    <w:rsid w:val="0E0C8E78"/>
    <w:rsid w:val="0E10B26B"/>
    <w:rsid w:val="0E129691"/>
    <w:rsid w:val="0E14D1E4"/>
    <w:rsid w:val="0E178317"/>
    <w:rsid w:val="0E187E9E"/>
    <w:rsid w:val="0E1E2942"/>
    <w:rsid w:val="0E229F7F"/>
    <w:rsid w:val="0E3E9BC2"/>
    <w:rsid w:val="0E420541"/>
    <w:rsid w:val="0E47BF62"/>
    <w:rsid w:val="0E501492"/>
    <w:rsid w:val="0E51FD6F"/>
    <w:rsid w:val="0E563432"/>
    <w:rsid w:val="0E600A35"/>
    <w:rsid w:val="0E63BC0F"/>
    <w:rsid w:val="0E63E3D1"/>
    <w:rsid w:val="0E820F1C"/>
    <w:rsid w:val="0EAB3C16"/>
    <w:rsid w:val="0EAF10FC"/>
    <w:rsid w:val="0EBF2C06"/>
    <w:rsid w:val="0ECBF867"/>
    <w:rsid w:val="0EF1F6DF"/>
    <w:rsid w:val="0EF29B3B"/>
    <w:rsid w:val="0EF2E483"/>
    <w:rsid w:val="0F09336E"/>
    <w:rsid w:val="0F0F6C8D"/>
    <w:rsid w:val="0F1AE902"/>
    <w:rsid w:val="0F20A5C2"/>
    <w:rsid w:val="0F27DAB8"/>
    <w:rsid w:val="0F361E58"/>
    <w:rsid w:val="0F45B1AF"/>
    <w:rsid w:val="0F4B4555"/>
    <w:rsid w:val="0F771CBF"/>
    <w:rsid w:val="0F844A44"/>
    <w:rsid w:val="0F8CDE4A"/>
    <w:rsid w:val="0F92B1F1"/>
    <w:rsid w:val="0F9EF4E2"/>
    <w:rsid w:val="0FA50E23"/>
    <w:rsid w:val="0FA62265"/>
    <w:rsid w:val="0FC70E2F"/>
    <w:rsid w:val="0FD94CF0"/>
    <w:rsid w:val="0FE8F054"/>
    <w:rsid w:val="0FF375B5"/>
    <w:rsid w:val="100E8F2C"/>
    <w:rsid w:val="1013FE27"/>
    <w:rsid w:val="101B29E0"/>
    <w:rsid w:val="101E7788"/>
    <w:rsid w:val="10242291"/>
    <w:rsid w:val="1027F0FE"/>
    <w:rsid w:val="1028D870"/>
    <w:rsid w:val="103B6807"/>
    <w:rsid w:val="103FEB81"/>
    <w:rsid w:val="1054BD26"/>
    <w:rsid w:val="10655ADA"/>
    <w:rsid w:val="106E582C"/>
    <w:rsid w:val="1087B46E"/>
    <w:rsid w:val="1088C780"/>
    <w:rsid w:val="108BDDE8"/>
    <w:rsid w:val="108D187A"/>
    <w:rsid w:val="1091DEFE"/>
    <w:rsid w:val="10993796"/>
    <w:rsid w:val="10A829F7"/>
    <w:rsid w:val="10C18050"/>
    <w:rsid w:val="10CAF941"/>
    <w:rsid w:val="10EB67DA"/>
    <w:rsid w:val="10ECB62B"/>
    <w:rsid w:val="110FFF43"/>
    <w:rsid w:val="11118F6C"/>
    <w:rsid w:val="1116616E"/>
    <w:rsid w:val="111F75FC"/>
    <w:rsid w:val="112F9555"/>
    <w:rsid w:val="1131B5DA"/>
    <w:rsid w:val="1149011F"/>
    <w:rsid w:val="116FEEF0"/>
    <w:rsid w:val="1178B555"/>
    <w:rsid w:val="117F6A9C"/>
    <w:rsid w:val="11818627"/>
    <w:rsid w:val="118D253D"/>
    <w:rsid w:val="119E446B"/>
    <w:rsid w:val="11AC3F5B"/>
    <w:rsid w:val="11AE901F"/>
    <w:rsid w:val="11B4782C"/>
    <w:rsid w:val="11B92D23"/>
    <w:rsid w:val="11CCB719"/>
    <w:rsid w:val="11D95DEB"/>
    <w:rsid w:val="11DD7AB6"/>
    <w:rsid w:val="11DE4697"/>
    <w:rsid w:val="11DFF3C4"/>
    <w:rsid w:val="11E561B0"/>
    <w:rsid w:val="1207A500"/>
    <w:rsid w:val="120E1BDF"/>
    <w:rsid w:val="121C6508"/>
    <w:rsid w:val="12272752"/>
    <w:rsid w:val="1229A479"/>
    <w:rsid w:val="122FB1C3"/>
    <w:rsid w:val="123B363C"/>
    <w:rsid w:val="12413243"/>
    <w:rsid w:val="12468D59"/>
    <w:rsid w:val="125D513D"/>
    <w:rsid w:val="12753B4D"/>
    <w:rsid w:val="127AD23C"/>
    <w:rsid w:val="1295625F"/>
    <w:rsid w:val="1298AB1D"/>
    <w:rsid w:val="1299EA22"/>
    <w:rsid w:val="12B34F78"/>
    <w:rsid w:val="12B5AA63"/>
    <w:rsid w:val="12C27996"/>
    <w:rsid w:val="12C42884"/>
    <w:rsid w:val="12C9B2ED"/>
    <w:rsid w:val="12D6C17B"/>
    <w:rsid w:val="12E65F0F"/>
    <w:rsid w:val="12E6BA67"/>
    <w:rsid w:val="12EFAEC0"/>
    <w:rsid w:val="12FE2D02"/>
    <w:rsid w:val="12FF1366"/>
    <w:rsid w:val="1304CBCB"/>
    <w:rsid w:val="13099E97"/>
    <w:rsid w:val="1319EA57"/>
    <w:rsid w:val="131B2E55"/>
    <w:rsid w:val="132C591A"/>
    <w:rsid w:val="1332A23F"/>
    <w:rsid w:val="133D161A"/>
    <w:rsid w:val="1341A620"/>
    <w:rsid w:val="1360E0F1"/>
    <w:rsid w:val="136F9F9D"/>
    <w:rsid w:val="13713DB3"/>
    <w:rsid w:val="13768A2C"/>
    <w:rsid w:val="13795EFD"/>
    <w:rsid w:val="1384159D"/>
    <w:rsid w:val="1393BD77"/>
    <w:rsid w:val="13971CBF"/>
    <w:rsid w:val="139D0125"/>
    <w:rsid w:val="13A0AA09"/>
    <w:rsid w:val="13A7B841"/>
    <w:rsid w:val="13B6B7B9"/>
    <w:rsid w:val="13CF5BE7"/>
    <w:rsid w:val="13E01EED"/>
    <w:rsid w:val="14001F62"/>
    <w:rsid w:val="14278A4E"/>
    <w:rsid w:val="142AEDA8"/>
    <w:rsid w:val="144384DD"/>
    <w:rsid w:val="1451B62E"/>
    <w:rsid w:val="146181FF"/>
    <w:rsid w:val="146D07B6"/>
    <w:rsid w:val="147B1DE3"/>
    <w:rsid w:val="14CFA308"/>
    <w:rsid w:val="14E7D559"/>
    <w:rsid w:val="14F4DB76"/>
    <w:rsid w:val="14F82DA7"/>
    <w:rsid w:val="14FEEEA3"/>
    <w:rsid w:val="1500AEF6"/>
    <w:rsid w:val="150B16F1"/>
    <w:rsid w:val="15171B1D"/>
    <w:rsid w:val="151C1C91"/>
    <w:rsid w:val="152CA408"/>
    <w:rsid w:val="1530D072"/>
    <w:rsid w:val="1532F942"/>
    <w:rsid w:val="15366DA6"/>
    <w:rsid w:val="153C5FD5"/>
    <w:rsid w:val="1540C6CE"/>
    <w:rsid w:val="155FC328"/>
    <w:rsid w:val="1560EC18"/>
    <w:rsid w:val="157BE958"/>
    <w:rsid w:val="158BFAF8"/>
    <w:rsid w:val="159853BB"/>
    <w:rsid w:val="159BB2F8"/>
    <w:rsid w:val="159F6AAE"/>
    <w:rsid w:val="15A6A992"/>
    <w:rsid w:val="15B1F8BF"/>
    <w:rsid w:val="15BC058B"/>
    <w:rsid w:val="15BF00D9"/>
    <w:rsid w:val="15DD8561"/>
    <w:rsid w:val="15E4E5F2"/>
    <w:rsid w:val="15FC1AD7"/>
    <w:rsid w:val="162BEF26"/>
    <w:rsid w:val="16397403"/>
    <w:rsid w:val="16488932"/>
    <w:rsid w:val="164CEFFE"/>
    <w:rsid w:val="16577757"/>
    <w:rsid w:val="16609C2F"/>
    <w:rsid w:val="1690B0A1"/>
    <w:rsid w:val="16A2CC5F"/>
    <w:rsid w:val="16A38F56"/>
    <w:rsid w:val="16A6CCE4"/>
    <w:rsid w:val="16A6FEB0"/>
    <w:rsid w:val="16A95E6F"/>
    <w:rsid w:val="16B88335"/>
    <w:rsid w:val="16C6675D"/>
    <w:rsid w:val="16D0B159"/>
    <w:rsid w:val="16E6CA66"/>
    <w:rsid w:val="16FDFF23"/>
    <w:rsid w:val="1707222D"/>
    <w:rsid w:val="17082D6E"/>
    <w:rsid w:val="170B390F"/>
    <w:rsid w:val="17222AC2"/>
    <w:rsid w:val="17360702"/>
    <w:rsid w:val="1738FCC9"/>
    <w:rsid w:val="1757073B"/>
    <w:rsid w:val="17573B6A"/>
    <w:rsid w:val="1765C7CB"/>
    <w:rsid w:val="176962A2"/>
    <w:rsid w:val="177922A0"/>
    <w:rsid w:val="1798FD39"/>
    <w:rsid w:val="179B7B71"/>
    <w:rsid w:val="179E8E13"/>
    <w:rsid w:val="17A00213"/>
    <w:rsid w:val="17A4DE91"/>
    <w:rsid w:val="17A6A27B"/>
    <w:rsid w:val="17AC8CA0"/>
    <w:rsid w:val="17BD8EBA"/>
    <w:rsid w:val="17BE2839"/>
    <w:rsid w:val="17C75C01"/>
    <w:rsid w:val="17F160CB"/>
    <w:rsid w:val="17F7865E"/>
    <w:rsid w:val="18220760"/>
    <w:rsid w:val="18234997"/>
    <w:rsid w:val="18300842"/>
    <w:rsid w:val="18559558"/>
    <w:rsid w:val="18799E88"/>
    <w:rsid w:val="187F7CF5"/>
    <w:rsid w:val="1892034D"/>
    <w:rsid w:val="189E1E62"/>
    <w:rsid w:val="18AB7330"/>
    <w:rsid w:val="18C24009"/>
    <w:rsid w:val="18E28C20"/>
    <w:rsid w:val="18E6157A"/>
    <w:rsid w:val="18ED63AC"/>
    <w:rsid w:val="19029EAB"/>
    <w:rsid w:val="190C5A75"/>
    <w:rsid w:val="190CF1C8"/>
    <w:rsid w:val="190E93E2"/>
    <w:rsid w:val="192AFE01"/>
    <w:rsid w:val="192E551A"/>
    <w:rsid w:val="19598F74"/>
    <w:rsid w:val="195C36AE"/>
    <w:rsid w:val="1970A713"/>
    <w:rsid w:val="197497F7"/>
    <w:rsid w:val="19916336"/>
    <w:rsid w:val="1991D556"/>
    <w:rsid w:val="19CA76E7"/>
    <w:rsid w:val="19CC53B4"/>
    <w:rsid w:val="19E5A5CE"/>
    <w:rsid w:val="19F2BE86"/>
    <w:rsid w:val="19F31E40"/>
    <w:rsid w:val="19F5B7C8"/>
    <w:rsid w:val="1A058AA8"/>
    <w:rsid w:val="1A2F548F"/>
    <w:rsid w:val="1A55CF00"/>
    <w:rsid w:val="1A5B96BB"/>
    <w:rsid w:val="1A653EEF"/>
    <w:rsid w:val="1A66440A"/>
    <w:rsid w:val="1A68F713"/>
    <w:rsid w:val="1A6B5EB9"/>
    <w:rsid w:val="1A88AD56"/>
    <w:rsid w:val="1A890B48"/>
    <w:rsid w:val="1A9E0A58"/>
    <w:rsid w:val="1ABB55E9"/>
    <w:rsid w:val="1AD0D0B9"/>
    <w:rsid w:val="1ADB4BD9"/>
    <w:rsid w:val="1AE13657"/>
    <w:rsid w:val="1AE78239"/>
    <w:rsid w:val="1B1381C0"/>
    <w:rsid w:val="1B1A055F"/>
    <w:rsid w:val="1B409C31"/>
    <w:rsid w:val="1B50497B"/>
    <w:rsid w:val="1B511B9B"/>
    <w:rsid w:val="1B5223FF"/>
    <w:rsid w:val="1B535132"/>
    <w:rsid w:val="1B590B5D"/>
    <w:rsid w:val="1B5B1BCF"/>
    <w:rsid w:val="1B5BCF10"/>
    <w:rsid w:val="1B6BBE56"/>
    <w:rsid w:val="1B73AAE6"/>
    <w:rsid w:val="1B7FA27D"/>
    <w:rsid w:val="1BC201F5"/>
    <w:rsid w:val="1BC6F033"/>
    <w:rsid w:val="1BDDF14F"/>
    <w:rsid w:val="1BF6CF14"/>
    <w:rsid w:val="1BFE8BCD"/>
    <w:rsid w:val="1C00DC65"/>
    <w:rsid w:val="1C11803F"/>
    <w:rsid w:val="1C226271"/>
    <w:rsid w:val="1C51395D"/>
    <w:rsid w:val="1C59FCAD"/>
    <w:rsid w:val="1C668063"/>
    <w:rsid w:val="1C80750C"/>
    <w:rsid w:val="1C861B07"/>
    <w:rsid w:val="1C938FE9"/>
    <w:rsid w:val="1CA26DE7"/>
    <w:rsid w:val="1CA3C370"/>
    <w:rsid w:val="1CA42079"/>
    <w:rsid w:val="1CA69C48"/>
    <w:rsid w:val="1CB8C230"/>
    <w:rsid w:val="1CBF93B7"/>
    <w:rsid w:val="1CC53EAA"/>
    <w:rsid w:val="1CD64880"/>
    <w:rsid w:val="1CD99A12"/>
    <w:rsid w:val="1CF27AEA"/>
    <w:rsid w:val="1CF9FBDE"/>
    <w:rsid w:val="1CFAAF79"/>
    <w:rsid w:val="1D0CC269"/>
    <w:rsid w:val="1D224F57"/>
    <w:rsid w:val="1D371BBE"/>
    <w:rsid w:val="1D3E66B1"/>
    <w:rsid w:val="1D42A068"/>
    <w:rsid w:val="1D4555AF"/>
    <w:rsid w:val="1D61AF72"/>
    <w:rsid w:val="1D644DF5"/>
    <w:rsid w:val="1D6B6827"/>
    <w:rsid w:val="1D788557"/>
    <w:rsid w:val="1D87E277"/>
    <w:rsid w:val="1DB37AB2"/>
    <w:rsid w:val="1DB92136"/>
    <w:rsid w:val="1DD172BC"/>
    <w:rsid w:val="1DE2AB53"/>
    <w:rsid w:val="1DE9C6CB"/>
    <w:rsid w:val="1DECE6CA"/>
    <w:rsid w:val="1DEDACC5"/>
    <w:rsid w:val="1DF14CE1"/>
    <w:rsid w:val="1DF26B1F"/>
    <w:rsid w:val="1DF8B73E"/>
    <w:rsid w:val="1DFC6205"/>
    <w:rsid w:val="1E017524"/>
    <w:rsid w:val="1E12A26A"/>
    <w:rsid w:val="1E19CE9E"/>
    <w:rsid w:val="1E27CBFD"/>
    <w:rsid w:val="1E38CEB4"/>
    <w:rsid w:val="1E61168B"/>
    <w:rsid w:val="1E6587BE"/>
    <w:rsid w:val="1E66575A"/>
    <w:rsid w:val="1E74D289"/>
    <w:rsid w:val="1E777367"/>
    <w:rsid w:val="1E7A46C1"/>
    <w:rsid w:val="1E7D2E1A"/>
    <w:rsid w:val="1E934668"/>
    <w:rsid w:val="1EC5E01D"/>
    <w:rsid w:val="1EC6E105"/>
    <w:rsid w:val="1ECB2392"/>
    <w:rsid w:val="1ED4FCA0"/>
    <w:rsid w:val="1EDC0C71"/>
    <w:rsid w:val="1EFF5758"/>
    <w:rsid w:val="1F07A320"/>
    <w:rsid w:val="1F261D1D"/>
    <w:rsid w:val="1F2E8D4C"/>
    <w:rsid w:val="1F317406"/>
    <w:rsid w:val="1F3BD574"/>
    <w:rsid w:val="1F44B490"/>
    <w:rsid w:val="1F71FFED"/>
    <w:rsid w:val="1F75C170"/>
    <w:rsid w:val="1F761B7C"/>
    <w:rsid w:val="1F7C5C13"/>
    <w:rsid w:val="1F897BF8"/>
    <w:rsid w:val="1F8A0D01"/>
    <w:rsid w:val="1F916DF7"/>
    <w:rsid w:val="1F928555"/>
    <w:rsid w:val="1F9BB68D"/>
    <w:rsid w:val="1FC750F1"/>
    <w:rsid w:val="1FE25709"/>
    <w:rsid w:val="1FF11961"/>
    <w:rsid w:val="1FF1E66A"/>
    <w:rsid w:val="20204BEF"/>
    <w:rsid w:val="2020A508"/>
    <w:rsid w:val="2048680C"/>
    <w:rsid w:val="204AE2FB"/>
    <w:rsid w:val="206F4CF7"/>
    <w:rsid w:val="207059DE"/>
    <w:rsid w:val="2074EC8B"/>
    <w:rsid w:val="207E05C9"/>
    <w:rsid w:val="208D8270"/>
    <w:rsid w:val="20DE31D8"/>
    <w:rsid w:val="20E1A62B"/>
    <w:rsid w:val="20EAE21D"/>
    <w:rsid w:val="20EB4CC9"/>
    <w:rsid w:val="21045D86"/>
    <w:rsid w:val="21139B1C"/>
    <w:rsid w:val="21187FD7"/>
    <w:rsid w:val="211A01A9"/>
    <w:rsid w:val="212E625A"/>
    <w:rsid w:val="2145E8EF"/>
    <w:rsid w:val="2159B4B0"/>
    <w:rsid w:val="2163C760"/>
    <w:rsid w:val="2166CE73"/>
    <w:rsid w:val="216FAD32"/>
    <w:rsid w:val="217A4A6C"/>
    <w:rsid w:val="217FC750"/>
    <w:rsid w:val="21873027"/>
    <w:rsid w:val="2187AE7A"/>
    <w:rsid w:val="218AA7C8"/>
    <w:rsid w:val="2199C1FB"/>
    <w:rsid w:val="2199C2A4"/>
    <w:rsid w:val="21A9B786"/>
    <w:rsid w:val="21AECA63"/>
    <w:rsid w:val="21B13A7B"/>
    <w:rsid w:val="21C0B696"/>
    <w:rsid w:val="21C4CBA5"/>
    <w:rsid w:val="21EEF6C1"/>
    <w:rsid w:val="21F3C2A4"/>
    <w:rsid w:val="21FCA86F"/>
    <w:rsid w:val="220B3FED"/>
    <w:rsid w:val="220E9C7C"/>
    <w:rsid w:val="2215B1D1"/>
    <w:rsid w:val="22169B19"/>
    <w:rsid w:val="225409A3"/>
    <w:rsid w:val="2255F3B9"/>
    <w:rsid w:val="225F3C9D"/>
    <w:rsid w:val="2265C682"/>
    <w:rsid w:val="227994FC"/>
    <w:rsid w:val="2289EC63"/>
    <w:rsid w:val="228EB78F"/>
    <w:rsid w:val="22998122"/>
    <w:rsid w:val="22A66729"/>
    <w:rsid w:val="22A82716"/>
    <w:rsid w:val="22A90E5A"/>
    <w:rsid w:val="22A926AA"/>
    <w:rsid w:val="22AD183B"/>
    <w:rsid w:val="22CBF9D8"/>
    <w:rsid w:val="22D488AA"/>
    <w:rsid w:val="22DCA155"/>
    <w:rsid w:val="22E35B62"/>
    <w:rsid w:val="230C78AC"/>
    <w:rsid w:val="2311EF53"/>
    <w:rsid w:val="231E950A"/>
    <w:rsid w:val="233D53BC"/>
    <w:rsid w:val="2343E950"/>
    <w:rsid w:val="2350A1C8"/>
    <w:rsid w:val="2356DBD7"/>
    <w:rsid w:val="235E37AC"/>
    <w:rsid w:val="23700CC7"/>
    <w:rsid w:val="2378847B"/>
    <w:rsid w:val="23791FF9"/>
    <w:rsid w:val="2393E1CF"/>
    <w:rsid w:val="2394C4C8"/>
    <w:rsid w:val="23959DEB"/>
    <w:rsid w:val="239889BA"/>
    <w:rsid w:val="23AC5654"/>
    <w:rsid w:val="23B8B0F0"/>
    <w:rsid w:val="23CA0FAD"/>
    <w:rsid w:val="23D294A8"/>
    <w:rsid w:val="23E84251"/>
    <w:rsid w:val="23FAB7F0"/>
    <w:rsid w:val="240321C2"/>
    <w:rsid w:val="240FEB48"/>
    <w:rsid w:val="2426895B"/>
    <w:rsid w:val="24282D89"/>
    <w:rsid w:val="243A23AB"/>
    <w:rsid w:val="243C2786"/>
    <w:rsid w:val="2454E18E"/>
    <w:rsid w:val="2464C375"/>
    <w:rsid w:val="2467129F"/>
    <w:rsid w:val="2475472A"/>
    <w:rsid w:val="247D13E2"/>
    <w:rsid w:val="2481D778"/>
    <w:rsid w:val="248D235B"/>
    <w:rsid w:val="248D2992"/>
    <w:rsid w:val="248FBA77"/>
    <w:rsid w:val="24B26F06"/>
    <w:rsid w:val="24B28D8B"/>
    <w:rsid w:val="24C4D4A1"/>
    <w:rsid w:val="24D139C3"/>
    <w:rsid w:val="24DFE081"/>
    <w:rsid w:val="24E47C55"/>
    <w:rsid w:val="24F629A0"/>
    <w:rsid w:val="24FB93AB"/>
    <w:rsid w:val="250A60A9"/>
    <w:rsid w:val="251338B8"/>
    <w:rsid w:val="25373B37"/>
    <w:rsid w:val="25467CA3"/>
    <w:rsid w:val="2563FCF7"/>
    <w:rsid w:val="25653DF6"/>
    <w:rsid w:val="256DDE39"/>
    <w:rsid w:val="257C2782"/>
    <w:rsid w:val="257C4EBA"/>
    <w:rsid w:val="259161C9"/>
    <w:rsid w:val="259DC224"/>
    <w:rsid w:val="25A0513F"/>
    <w:rsid w:val="25BCD1DF"/>
    <w:rsid w:val="25C1BED9"/>
    <w:rsid w:val="25C83BEA"/>
    <w:rsid w:val="25FF7261"/>
    <w:rsid w:val="2621ACC3"/>
    <w:rsid w:val="2654A69C"/>
    <w:rsid w:val="26657862"/>
    <w:rsid w:val="2676582B"/>
    <w:rsid w:val="267DFCC3"/>
    <w:rsid w:val="26879F3A"/>
    <w:rsid w:val="268D6818"/>
    <w:rsid w:val="269ABCC5"/>
    <w:rsid w:val="26DE4104"/>
    <w:rsid w:val="26DF2EC8"/>
    <w:rsid w:val="26EDC5F1"/>
    <w:rsid w:val="26EFCDD1"/>
    <w:rsid w:val="27061E07"/>
    <w:rsid w:val="2706C55A"/>
    <w:rsid w:val="27105FA5"/>
    <w:rsid w:val="27155B0E"/>
    <w:rsid w:val="271ACD8A"/>
    <w:rsid w:val="27347AE9"/>
    <w:rsid w:val="2735E083"/>
    <w:rsid w:val="27494E03"/>
    <w:rsid w:val="2750C899"/>
    <w:rsid w:val="27873994"/>
    <w:rsid w:val="27882F0E"/>
    <w:rsid w:val="27966CCC"/>
    <w:rsid w:val="27ADEB65"/>
    <w:rsid w:val="27B7C0E5"/>
    <w:rsid w:val="27D03154"/>
    <w:rsid w:val="27F7880F"/>
    <w:rsid w:val="27F97F79"/>
    <w:rsid w:val="28000825"/>
    <w:rsid w:val="2808F50E"/>
    <w:rsid w:val="2812594A"/>
    <w:rsid w:val="2816E97E"/>
    <w:rsid w:val="2819E06F"/>
    <w:rsid w:val="281FCC86"/>
    <w:rsid w:val="2838744A"/>
    <w:rsid w:val="283C8A64"/>
    <w:rsid w:val="28509285"/>
    <w:rsid w:val="2850E31D"/>
    <w:rsid w:val="28639C3C"/>
    <w:rsid w:val="28722D0A"/>
    <w:rsid w:val="2875AB7D"/>
    <w:rsid w:val="288C9000"/>
    <w:rsid w:val="28990E9E"/>
    <w:rsid w:val="28992996"/>
    <w:rsid w:val="289C2C5D"/>
    <w:rsid w:val="28E94492"/>
    <w:rsid w:val="28E9908B"/>
    <w:rsid w:val="291DF566"/>
    <w:rsid w:val="292D973B"/>
    <w:rsid w:val="29466E53"/>
    <w:rsid w:val="294D8AC6"/>
    <w:rsid w:val="295A0AED"/>
    <w:rsid w:val="295B2E55"/>
    <w:rsid w:val="295C9F14"/>
    <w:rsid w:val="2966A94D"/>
    <w:rsid w:val="296C648C"/>
    <w:rsid w:val="29713733"/>
    <w:rsid w:val="29816EC4"/>
    <w:rsid w:val="2991D589"/>
    <w:rsid w:val="29B02C36"/>
    <w:rsid w:val="29B44920"/>
    <w:rsid w:val="29DBB29B"/>
    <w:rsid w:val="29DD7D0E"/>
    <w:rsid w:val="29DF4958"/>
    <w:rsid w:val="29F54F16"/>
    <w:rsid w:val="2A1C7693"/>
    <w:rsid w:val="2A2D4B2A"/>
    <w:rsid w:val="2A3256AE"/>
    <w:rsid w:val="2A5C287B"/>
    <w:rsid w:val="2A62CC8D"/>
    <w:rsid w:val="2A681AA6"/>
    <w:rsid w:val="2A84340D"/>
    <w:rsid w:val="2A939AD0"/>
    <w:rsid w:val="2A95821B"/>
    <w:rsid w:val="2A9A81F1"/>
    <w:rsid w:val="2AA3817B"/>
    <w:rsid w:val="2AADC770"/>
    <w:rsid w:val="2ABA8D35"/>
    <w:rsid w:val="2ACAEB2A"/>
    <w:rsid w:val="2AD6CC2F"/>
    <w:rsid w:val="2AF14D82"/>
    <w:rsid w:val="2B00C20F"/>
    <w:rsid w:val="2B0559B9"/>
    <w:rsid w:val="2B0897F8"/>
    <w:rsid w:val="2B0BECDD"/>
    <w:rsid w:val="2B11383F"/>
    <w:rsid w:val="2B30DB2E"/>
    <w:rsid w:val="2B3CCDE7"/>
    <w:rsid w:val="2B505C52"/>
    <w:rsid w:val="2B53C3EB"/>
    <w:rsid w:val="2B56C7A3"/>
    <w:rsid w:val="2B5887D9"/>
    <w:rsid w:val="2B6024A5"/>
    <w:rsid w:val="2B6129B0"/>
    <w:rsid w:val="2B62F4E0"/>
    <w:rsid w:val="2B7BB2AB"/>
    <w:rsid w:val="2B804049"/>
    <w:rsid w:val="2B8B129F"/>
    <w:rsid w:val="2B9BC0CE"/>
    <w:rsid w:val="2BA92261"/>
    <w:rsid w:val="2BB12CAF"/>
    <w:rsid w:val="2BD49D37"/>
    <w:rsid w:val="2BD634DB"/>
    <w:rsid w:val="2BDC88DD"/>
    <w:rsid w:val="2BE5D319"/>
    <w:rsid w:val="2C12720F"/>
    <w:rsid w:val="2C19D38A"/>
    <w:rsid w:val="2C1C5F89"/>
    <w:rsid w:val="2C24EDAA"/>
    <w:rsid w:val="2C29F341"/>
    <w:rsid w:val="2C31D350"/>
    <w:rsid w:val="2C382543"/>
    <w:rsid w:val="2C6FB93A"/>
    <w:rsid w:val="2C727364"/>
    <w:rsid w:val="2C8305ED"/>
    <w:rsid w:val="2C85532C"/>
    <w:rsid w:val="2C904843"/>
    <w:rsid w:val="2C939644"/>
    <w:rsid w:val="2CC4ED80"/>
    <w:rsid w:val="2CD486BD"/>
    <w:rsid w:val="2CDDC9A2"/>
    <w:rsid w:val="2D001A9B"/>
    <w:rsid w:val="2D0CCB8A"/>
    <w:rsid w:val="2D2F9710"/>
    <w:rsid w:val="2D335703"/>
    <w:rsid w:val="2D358429"/>
    <w:rsid w:val="2D475634"/>
    <w:rsid w:val="2D4AD479"/>
    <w:rsid w:val="2D500CDE"/>
    <w:rsid w:val="2D54FEBF"/>
    <w:rsid w:val="2D628477"/>
    <w:rsid w:val="2D62E02F"/>
    <w:rsid w:val="2D67E803"/>
    <w:rsid w:val="2D722298"/>
    <w:rsid w:val="2D966195"/>
    <w:rsid w:val="2D96701A"/>
    <w:rsid w:val="2D9DDBCC"/>
    <w:rsid w:val="2DABF162"/>
    <w:rsid w:val="2DAC38AE"/>
    <w:rsid w:val="2DB49EE2"/>
    <w:rsid w:val="2DC4BD69"/>
    <w:rsid w:val="2DCB0183"/>
    <w:rsid w:val="2DDC376B"/>
    <w:rsid w:val="2DE2B5A0"/>
    <w:rsid w:val="2E0A16EE"/>
    <w:rsid w:val="2E0B6B82"/>
    <w:rsid w:val="2E15BF49"/>
    <w:rsid w:val="2E233608"/>
    <w:rsid w:val="2E41798B"/>
    <w:rsid w:val="2E4CA771"/>
    <w:rsid w:val="2E4E8B96"/>
    <w:rsid w:val="2E4F3D80"/>
    <w:rsid w:val="2E52242B"/>
    <w:rsid w:val="2E543597"/>
    <w:rsid w:val="2E5E3785"/>
    <w:rsid w:val="2E60FB63"/>
    <w:rsid w:val="2E7276A1"/>
    <w:rsid w:val="2E785A76"/>
    <w:rsid w:val="2E824F3E"/>
    <w:rsid w:val="2E85BEE5"/>
    <w:rsid w:val="2E8A3D0C"/>
    <w:rsid w:val="2E9449B3"/>
    <w:rsid w:val="2E9BE146"/>
    <w:rsid w:val="2E9C2AC8"/>
    <w:rsid w:val="2E9E76D3"/>
    <w:rsid w:val="2EA015D3"/>
    <w:rsid w:val="2EADCCE8"/>
    <w:rsid w:val="2EC0A771"/>
    <w:rsid w:val="2EC17354"/>
    <w:rsid w:val="2EE2723C"/>
    <w:rsid w:val="2EFFB77A"/>
    <w:rsid w:val="2F03858F"/>
    <w:rsid w:val="2F0EEBE3"/>
    <w:rsid w:val="2F1E2C13"/>
    <w:rsid w:val="2F291AB9"/>
    <w:rsid w:val="2F2C45FA"/>
    <w:rsid w:val="2F2D1A34"/>
    <w:rsid w:val="2F32CAB8"/>
    <w:rsid w:val="2F449985"/>
    <w:rsid w:val="2F4DF694"/>
    <w:rsid w:val="2F570CEE"/>
    <w:rsid w:val="2F595882"/>
    <w:rsid w:val="2F6BC4A9"/>
    <w:rsid w:val="2F6C9F43"/>
    <w:rsid w:val="2F844C01"/>
    <w:rsid w:val="2F8490A2"/>
    <w:rsid w:val="2FA8F97E"/>
    <w:rsid w:val="2FB3615C"/>
    <w:rsid w:val="2FB638B9"/>
    <w:rsid w:val="2FC31CBC"/>
    <w:rsid w:val="2FEEBC20"/>
    <w:rsid w:val="3003ED68"/>
    <w:rsid w:val="301312FB"/>
    <w:rsid w:val="302ED6BF"/>
    <w:rsid w:val="304DA33D"/>
    <w:rsid w:val="3061285B"/>
    <w:rsid w:val="306AEEE0"/>
    <w:rsid w:val="307F21DF"/>
    <w:rsid w:val="3088B8A9"/>
    <w:rsid w:val="30895364"/>
    <w:rsid w:val="308F8B65"/>
    <w:rsid w:val="30907845"/>
    <w:rsid w:val="3097E071"/>
    <w:rsid w:val="30AC7C0B"/>
    <w:rsid w:val="30B1EC2C"/>
    <w:rsid w:val="30C87DE7"/>
    <w:rsid w:val="30C9801D"/>
    <w:rsid w:val="30CD8AAE"/>
    <w:rsid w:val="30CEA8E9"/>
    <w:rsid w:val="30D066A5"/>
    <w:rsid w:val="30D496A3"/>
    <w:rsid w:val="30ED6312"/>
    <w:rsid w:val="30F35115"/>
    <w:rsid w:val="30F3CEFE"/>
    <w:rsid w:val="30F5659F"/>
    <w:rsid w:val="31009512"/>
    <w:rsid w:val="31037D67"/>
    <w:rsid w:val="3122EEB0"/>
    <w:rsid w:val="313955FF"/>
    <w:rsid w:val="3139A18C"/>
    <w:rsid w:val="3142B55A"/>
    <w:rsid w:val="31595F7D"/>
    <w:rsid w:val="317A6CF6"/>
    <w:rsid w:val="317D7129"/>
    <w:rsid w:val="317D9167"/>
    <w:rsid w:val="31979EEF"/>
    <w:rsid w:val="31A74509"/>
    <w:rsid w:val="31CAFBC9"/>
    <w:rsid w:val="31CD828B"/>
    <w:rsid w:val="31D1149D"/>
    <w:rsid w:val="31D40D2E"/>
    <w:rsid w:val="31D6D009"/>
    <w:rsid w:val="31DD37E0"/>
    <w:rsid w:val="31F4720C"/>
    <w:rsid w:val="31FFF1ED"/>
    <w:rsid w:val="3208C531"/>
    <w:rsid w:val="3224A457"/>
    <w:rsid w:val="325E4A2A"/>
    <w:rsid w:val="325E59B6"/>
    <w:rsid w:val="32689B69"/>
    <w:rsid w:val="3270D74B"/>
    <w:rsid w:val="32714B8B"/>
    <w:rsid w:val="3275FBD2"/>
    <w:rsid w:val="327959C2"/>
    <w:rsid w:val="329241AF"/>
    <w:rsid w:val="3292EA53"/>
    <w:rsid w:val="32A0E6D6"/>
    <w:rsid w:val="32A81380"/>
    <w:rsid w:val="32B19C84"/>
    <w:rsid w:val="32C57B06"/>
    <w:rsid w:val="32CA511D"/>
    <w:rsid w:val="32E16FC0"/>
    <w:rsid w:val="32F14369"/>
    <w:rsid w:val="3310FC81"/>
    <w:rsid w:val="3317E21E"/>
    <w:rsid w:val="33260412"/>
    <w:rsid w:val="332996B1"/>
    <w:rsid w:val="3333DB11"/>
    <w:rsid w:val="333476D5"/>
    <w:rsid w:val="333F0252"/>
    <w:rsid w:val="33436001"/>
    <w:rsid w:val="3347DBF7"/>
    <w:rsid w:val="3355D163"/>
    <w:rsid w:val="3360FDE9"/>
    <w:rsid w:val="3364AB68"/>
    <w:rsid w:val="3375273B"/>
    <w:rsid w:val="337C527B"/>
    <w:rsid w:val="3392A177"/>
    <w:rsid w:val="3392AD70"/>
    <w:rsid w:val="3395B1AF"/>
    <w:rsid w:val="33993373"/>
    <w:rsid w:val="339E8BE5"/>
    <w:rsid w:val="33B45E9A"/>
    <w:rsid w:val="33BB8782"/>
    <w:rsid w:val="33C896FA"/>
    <w:rsid w:val="33D9AECA"/>
    <w:rsid w:val="33DD9498"/>
    <w:rsid w:val="33E88651"/>
    <w:rsid w:val="33EAA484"/>
    <w:rsid w:val="33F292F2"/>
    <w:rsid w:val="33F885B5"/>
    <w:rsid w:val="33FA61B3"/>
    <w:rsid w:val="33FBD6BB"/>
    <w:rsid w:val="340BC2A6"/>
    <w:rsid w:val="340EA81E"/>
    <w:rsid w:val="342727D8"/>
    <w:rsid w:val="345E6C5D"/>
    <w:rsid w:val="346D5CE8"/>
    <w:rsid w:val="3472AE5B"/>
    <w:rsid w:val="34736234"/>
    <w:rsid w:val="3478AE74"/>
    <w:rsid w:val="3480FA45"/>
    <w:rsid w:val="3488EE0E"/>
    <w:rsid w:val="34924A6D"/>
    <w:rsid w:val="34A5BEF3"/>
    <w:rsid w:val="34B3B662"/>
    <w:rsid w:val="34BFCE55"/>
    <w:rsid w:val="34C3C3B5"/>
    <w:rsid w:val="34C62BF1"/>
    <w:rsid w:val="34D668A9"/>
    <w:rsid w:val="34E592E2"/>
    <w:rsid w:val="34E6A497"/>
    <w:rsid w:val="35292E43"/>
    <w:rsid w:val="352FC32A"/>
    <w:rsid w:val="353C6044"/>
    <w:rsid w:val="353EE4FA"/>
    <w:rsid w:val="354A4EF7"/>
    <w:rsid w:val="354CA625"/>
    <w:rsid w:val="354F25DB"/>
    <w:rsid w:val="35653DD9"/>
    <w:rsid w:val="3569DEBF"/>
    <w:rsid w:val="357455C2"/>
    <w:rsid w:val="35B1D9B5"/>
    <w:rsid w:val="35CC1C3F"/>
    <w:rsid w:val="35D44523"/>
    <w:rsid w:val="35D5F103"/>
    <w:rsid w:val="35DEB77B"/>
    <w:rsid w:val="35E51F78"/>
    <w:rsid w:val="35E900CB"/>
    <w:rsid w:val="35EC4B54"/>
    <w:rsid w:val="3603DD63"/>
    <w:rsid w:val="3609275F"/>
    <w:rsid w:val="3627D263"/>
    <w:rsid w:val="362916D7"/>
    <w:rsid w:val="36383184"/>
    <w:rsid w:val="363F115D"/>
    <w:rsid w:val="364DEA26"/>
    <w:rsid w:val="36574222"/>
    <w:rsid w:val="3678B23C"/>
    <w:rsid w:val="367A8506"/>
    <w:rsid w:val="367C1D02"/>
    <w:rsid w:val="368C3901"/>
    <w:rsid w:val="36A3985B"/>
    <w:rsid w:val="36C9AEB5"/>
    <w:rsid w:val="36D8BD26"/>
    <w:rsid w:val="36DA6DE4"/>
    <w:rsid w:val="36DD21AC"/>
    <w:rsid w:val="36DD5C9E"/>
    <w:rsid w:val="36E70059"/>
    <w:rsid w:val="36F9405F"/>
    <w:rsid w:val="3701D687"/>
    <w:rsid w:val="372B0E4A"/>
    <w:rsid w:val="3730C968"/>
    <w:rsid w:val="373A4E0E"/>
    <w:rsid w:val="37448ACE"/>
    <w:rsid w:val="3745251B"/>
    <w:rsid w:val="375E9BE4"/>
    <w:rsid w:val="376152C6"/>
    <w:rsid w:val="3761CE2F"/>
    <w:rsid w:val="377A25A3"/>
    <w:rsid w:val="377FBB7B"/>
    <w:rsid w:val="37840385"/>
    <w:rsid w:val="37867A9C"/>
    <w:rsid w:val="3789AB43"/>
    <w:rsid w:val="37DC05BF"/>
    <w:rsid w:val="37E41962"/>
    <w:rsid w:val="37E88B15"/>
    <w:rsid w:val="37E8BBCF"/>
    <w:rsid w:val="37EB3977"/>
    <w:rsid w:val="37FFF274"/>
    <w:rsid w:val="3803A326"/>
    <w:rsid w:val="380C5297"/>
    <w:rsid w:val="380D7A18"/>
    <w:rsid w:val="38127A69"/>
    <w:rsid w:val="3824C250"/>
    <w:rsid w:val="3829382C"/>
    <w:rsid w:val="382C245A"/>
    <w:rsid w:val="382C3D5C"/>
    <w:rsid w:val="382DCF7F"/>
    <w:rsid w:val="3837C254"/>
    <w:rsid w:val="3851B1B3"/>
    <w:rsid w:val="38541657"/>
    <w:rsid w:val="386B1F46"/>
    <w:rsid w:val="386DD887"/>
    <w:rsid w:val="3870CA41"/>
    <w:rsid w:val="3885EC82"/>
    <w:rsid w:val="38887631"/>
    <w:rsid w:val="388CE9E8"/>
    <w:rsid w:val="38A99536"/>
    <w:rsid w:val="38C95E72"/>
    <w:rsid w:val="38C9F43B"/>
    <w:rsid w:val="38D5E591"/>
    <w:rsid w:val="38F9D1E3"/>
    <w:rsid w:val="3900A93D"/>
    <w:rsid w:val="39022D79"/>
    <w:rsid w:val="3911BDA0"/>
    <w:rsid w:val="3913A639"/>
    <w:rsid w:val="391B26A9"/>
    <w:rsid w:val="39213598"/>
    <w:rsid w:val="395101B5"/>
    <w:rsid w:val="3951EAF1"/>
    <w:rsid w:val="39601375"/>
    <w:rsid w:val="39697508"/>
    <w:rsid w:val="396C2D03"/>
    <w:rsid w:val="39999610"/>
    <w:rsid w:val="39B51A6C"/>
    <w:rsid w:val="39BCF36A"/>
    <w:rsid w:val="39D1AA59"/>
    <w:rsid w:val="39D8F80B"/>
    <w:rsid w:val="39DEA2CA"/>
    <w:rsid w:val="39DF8304"/>
    <w:rsid w:val="39E69CEC"/>
    <w:rsid w:val="39E7E5A5"/>
    <w:rsid w:val="39ED2586"/>
    <w:rsid w:val="39F93F93"/>
    <w:rsid w:val="3A06A2E7"/>
    <w:rsid w:val="3A09A89D"/>
    <w:rsid w:val="3A0B5704"/>
    <w:rsid w:val="3A11BB7D"/>
    <w:rsid w:val="3A1447CB"/>
    <w:rsid w:val="3A3A9D17"/>
    <w:rsid w:val="3A56B3C7"/>
    <w:rsid w:val="3A581212"/>
    <w:rsid w:val="3A676A26"/>
    <w:rsid w:val="3A69DBE1"/>
    <w:rsid w:val="3A6A8AA6"/>
    <w:rsid w:val="3A6AEB0C"/>
    <w:rsid w:val="3A85A8A0"/>
    <w:rsid w:val="3A876B9B"/>
    <w:rsid w:val="3A888302"/>
    <w:rsid w:val="3A8BC779"/>
    <w:rsid w:val="3AA3AA7A"/>
    <w:rsid w:val="3AA72316"/>
    <w:rsid w:val="3AB21945"/>
    <w:rsid w:val="3AB5DDF7"/>
    <w:rsid w:val="3ABC1ADF"/>
    <w:rsid w:val="3AC341CF"/>
    <w:rsid w:val="3AC708EE"/>
    <w:rsid w:val="3AC801B7"/>
    <w:rsid w:val="3ADBCBEA"/>
    <w:rsid w:val="3AF3120E"/>
    <w:rsid w:val="3AFC1403"/>
    <w:rsid w:val="3B0A9993"/>
    <w:rsid w:val="3B1090D0"/>
    <w:rsid w:val="3B1CCA9A"/>
    <w:rsid w:val="3B1D0DC1"/>
    <w:rsid w:val="3B270C5E"/>
    <w:rsid w:val="3B2B9607"/>
    <w:rsid w:val="3B31B876"/>
    <w:rsid w:val="3B3600D7"/>
    <w:rsid w:val="3B3A39A1"/>
    <w:rsid w:val="3B449769"/>
    <w:rsid w:val="3B542A11"/>
    <w:rsid w:val="3B55B2A4"/>
    <w:rsid w:val="3B59DEAF"/>
    <w:rsid w:val="3B5FA595"/>
    <w:rsid w:val="3B6AF4DE"/>
    <w:rsid w:val="3B8ADE9A"/>
    <w:rsid w:val="3B8FC066"/>
    <w:rsid w:val="3BA09647"/>
    <w:rsid w:val="3BA69D5F"/>
    <w:rsid w:val="3BACBA7A"/>
    <w:rsid w:val="3BB7F0CC"/>
    <w:rsid w:val="3BC0268F"/>
    <w:rsid w:val="3BCCA7C6"/>
    <w:rsid w:val="3BD1620C"/>
    <w:rsid w:val="3BD32CAD"/>
    <w:rsid w:val="3BD8638E"/>
    <w:rsid w:val="3BE1436C"/>
    <w:rsid w:val="3BE6E475"/>
    <w:rsid w:val="3BF48137"/>
    <w:rsid w:val="3BF96B8F"/>
    <w:rsid w:val="3BFB39FE"/>
    <w:rsid w:val="3C026A8D"/>
    <w:rsid w:val="3C2229DA"/>
    <w:rsid w:val="3C4BCA65"/>
    <w:rsid w:val="3C50ED90"/>
    <w:rsid w:val="3C65231E"/>
    <w:rsid w:val="3C688B18"/>
    <w:rsid w:val="3C6ACCBF"/>
    <w:rsid w:val="3C76166C"/>
    <w:rsid w:val="3C8312B1"/>
    <w:rsid w:val="3C8E2BC0"/>
    <w:rsid w:val="3C9BCBB7"/>
    <w:rsid w:val="3CA34C9E"/>
    <w:rsid w:val="3CB1667B"/>
    <w:rsid w:val="3CB20E36"/>
    <w:rsid w:val="3CBBBC08"/>
    <w:rsid w:val="3CCC0F0C"/>
    <w:rsid w:val="3CCCA5AF"/>
    <w:rsid w:val="3CCDCD24"/>
    <w:rsid w:val="3CE350C5"/>
    <w:rsid w:val="3CF292F8"/>
    <w:rsid w:val="3CF7620B"/>
    <w:rsid w:val="3D085EC4"/>
    <w:rsid w:val="3D154455"/>
    <w:rsid w:val="3D2787BF"/>
    <w:rsid w:val="3D3275A1"/>
    <w:rsid w:val="3D32CD70"/>
    <w:rsid w:val="3D40C122"/>
    <w:rsid w:val="3D443B94"/>
    <w:rsid w:val="3D45AEE6"/>
    <w:rsid w:val="3D4FF82F"/>
    <w:rsid w:val="3D56EC3A"/>
    <w:rsid w:val="3D5A8EBC"/>
    <w:rsid w:val="3D73C764"/>
    <w:rsid w:val="3D788BC1"/>
    <w:rsid w:val="3D8A566C"/>
    <w:rsid w:val="3D9493BB"/>
    <w:rsid w:val="3D9CBA48"/>
    <w:rsid w:val="3DE494E7"/>
    <w:rsid w:val="3DF6D5E8"/>
    <w:rsid w:val="3DFC2AA8"/>
    <w:rsid w:val="3DFFEBD6"/>
    <w:rsid w:val="3E0D5586"/>
    <w:rsid w:val="3E10ADEC"/>
    <w:rsid w:val="3E181E1E"/>
    <w:rsid w:val="3E4B1AAD"/>
    <w:rsid w:val="3E4CE528"/>
    <w:rsid w:val="3E805B7C"/>
    <w:rsid w:val="3E821F78"/>
    <w:rsid w:val="3E84E82C"/>
    <w:rsid w:val="3E9274A9"/>
    <w:rsid w:val="3E9EAF3B"/>
    <w:rsid w:val="3EB3342B"/>
    <w:rsid w:val="3EB5F6B2"/>
    <w:rsid w:val="3ECDE986"/>
    <w:rsid w:val="3ED5A03D"/>
    <w:rsid w:val="3F04616F"/>
    <w:rsid w:val="3F0602A8"/>
    <w:rsid w:val="3F26A756"/>
    <w:rsid w:val="3F28A930"/>
    <w:rsid w:val="3F2A5B24"/>
    <w:rsid w:val="3F39AD73"/>
    <w:rsid w:val="3F443556"/>
    <w:rsid w:val="3F4E7D91"/>
    <w:rsid w:val="3F51CE2E"/>
    <w:rsid w:val="3F5F00F7"/>
    <w:rsid w:val="3F6A7C2E"/>
    <w:rsid w:val="3F73C363"/>
    <w:rsid w:val="3F770ACC"/>
    <w:rsid w:val="3F96EF23"/>
    <w:rsid w:val="3FA7D9EF"/>
    <w:rsid w:val="3FAD43AD"/>
    <w:rsid w:val="3FBE8E1A"/>
    <w:rsid w:val="3FC5EAE3"/>
    <w:rsid w:val="3FC788B2"/>
    <w:rsid w:val="3FD72A41"/>
    <w:rsid w:val="3FDA61AD"/>
    <w:rsid w:val="3FDDB71A"/>
    <w:rsid w:val="3FE1739B"/>
    <w:rsid w:val="3FF1A7C9"/>
    <w:rsid w:val="3FFA70E3"/>
    <w:rsid w:val="40115F53"/>
    <w:rsid w:val="401AFF7D"/>
    <w:rsid w:val="401FF43C"/>
    <w:rsid w:val="405E53B8"/>
    <w:rsid w:val="407B52B1"/>
    <w:rsid w:val="4087F3F9"/>
    <w:rsid w:val="408E4FAE"/>
    <w:rsid w:val="40AFBA7B"/>
    <w:rsid w:val="40B86D66"/>
    <w:rsid w:val="40C5E800"/>
    <w:rsid w:val="40E2DF5E"/>
    <w:rsid w:val="40E38551"/>
    <w:rsid w:val="41087142"/>
    <w:rsid w:val="41131663"/>
    <w:rsid w:val="41142D5C"/>
    <w:rsid w:val="41278DB7"/>
    <w:rsid w:val="41465DA6"/>
    <w:rsid w:val="4156685D"/>
    <w:rsid w:val="415798C3"/>
    <w:rsid w:val="4175E3F7"/>
    <w:rsid w:val="4177F126"/>
    <w:rsid w:val="417AAADF"/>
    <w:rsid w:val="417F76EC"/>
    <w:rsid w:val="417FDEEF"/>
    <w:rsid w:val="4183A7CD"/>
    <w:rsid w:val="418AE13E"/>
    <w:rsid w:val="4192ACDF"/>
    <w:rsid w:val="41A075CF"/>
    <w:rsid w:val="41C18E11"/>
    <w:rsid w:val="41E121AD"/>
    <w:rsid w:val="41E6786D"/>
    <w:rsid w:val="41FDFDE8"/>
    <w:rsid w:val="42004665"/>
    <w:rsid w:val="42042571"/>
    <w:rsid w:val="4223A94B"/>
    <w:rsid w:val="4235418C"/>
    <w:rsid w:val="423B63B4"/>
    <w:rsid w:val="423F8850"/>
    <w:rsid w:val="4245D0D8"/>
    <w:rsid w:val="4248433A"/>
    <w:rsid w:val="424A94B6"/>
    <w:rsid w:val="424EA932"/>
    <w:rsid w:val="4255D328"/>
    <w:rsid w:val="427081C8"/>
    <w:rsid w:val="427DCBD1"/>
    <w:rsid w:val="429003E4"/>
    <w:rsid w:val="4298F2C5"/>
    <w:rsid w:val="429A2B04"/>
    <w:rsid w:val="42A3AE3B"/>
    <w:rsid w:val="42A730C6"/>
    <w:rsid w:val="42C03119"/>
    <w:rsid w:val="42CDC3E8"/>
    <w:rsid w:val="42D7F5E9"/>
    <w:rsid w:val="42E3C4B7"/>
    <w:rsid w:val="42FAFDC2"/>
    <w:rsid w:val="42FB4ABE"/>
    <w:rsid w:val="42FC5397"/>
    <w:rsid w:val="4300CCA9"/>
    <w:rsid w:val="4320CEE5"/>
    <w:rsid w:val="432CE05A"/>
    <w:rsid w:val="432D7021"/>
    <w:rsid w:val="43340E52"/>
    <w:rsid w:val="4335E958"/>
    <w:rsid w:val="434E8E69"/>
    <w:rsid w:val="438F3AE5"/>
    <w:rsid w:val="43A4A9DB"/>
    <w:rsid w:val="43AB43C5"/>
    <w:rsid w:val="43BF15AD"/>
    <w:rsid w:val="43D076EF"/>
    <w:rsid w:val="43D0D601"/>
    <w:rsid w:val="43DBDAF4"/>
    <w:rsid w:val="43DE2EE6"/>
    <w:rsid w:val="43E58C19"/>
    <w:rsid w:val="43E72416"/>
    <w:rsid w:val="43EFBEFA"/>
    <w:rsid w:val="442D1F2E"/>
    <w:rsid w:val="4441DCB4"/>
    <w:rsid w:val="4446BA2A"/>
    <w:rsid w:val="444C84EB"/>
    <w:rsid w:val="44513EA7"/>
    <w:rsid w:val="4452D4A7"/>
    <w:rsid w:val="4457BE7B"/>
    <w:rsid w:val="44748A42"/>
    <w:rsid w:val="44774A96"/>
    <w:rsid w:val="44846FBF"/>
    <w:rsid w:val="44A04411"/>
    <w:rsid w:val="44A2EC36"/>
    <w:rsid w:val="44A6E94C"/>
    <w:rsid w:val="44B1EECB"/>
    <w:rsid w:val="44BAEA0C"/>
    <w:rsid w:val="44BC6E9B"/>
    <w:rsid w:val="44BF61CA"/>
    <w:rsid w:val="44CB9C74"/>
    <w:rsid w:val="44CC54E9"/>
    <w:rsid w:val="44EDDA76"/>
    <w:rsid w:val="44FFAA25"/>
    <w:rsid w:val="450FCE5D"/>
    <w:rsid w:val="4521102B"/>
    <w:rsid w:val="4536B07F"/>
    <w:rsid w:val="4539F9E7"/>
    <w:rsid w:val="4551FE2F"/>
    <w:rsid w:val="45537498"/>
    <w:rsid w:val="4555013C"/>
    <w:rsid w:val="45569AB4"/>
    <w:rsid w:val="455C0369"/>
    <w:rsid w:val="4562C649"/>
    <w:rsid w:val="4578E823"/>
    <w:rsid w:val="4586F7D0"/>
    <w:rsid w:val="4592F5C2"/>
    <w:rsid w:val="45937DE8"/>
    <w:rsid w:val="459C4BE1"/>
    <w:rsid w:val="45CC7A11"/>
    <w:rsid w:val="45D0569B"/>
    <w:rsid w:val="45E5F2E7"/>
    <w:rsid w:val="45EDD00A"/>
    <w:rsid w:val="45FC2BFC"/>
    <w:rsid w:val="45FCAAD9"/>
    <w:rsid w:val="4600D088"/>
    <w:rsid w:val="46107B51"/>
    <w:rsid w:val="46185505"/>
    <w:rsid w:val="4639B21C"/>
    <w:rsid w:val="46425D3C"/>
    <w:rsid w:val="4645E6DB"/>
    <w:rsid w:val="465AFBC7"/>
    <w:rsid w:val="465EBE2E"/>
    <w:rsid w:val="466B025B"/>
    <w:rsid w:val="466C116B"/>
    <w:rsid w:val="466EED78"/>
    <w:rsid w:val="46746063"/>
    <w:rsid w:val="4675AD48"/>
    <w:rsid w:val="4677316E"/>
    <w:rsid w:val="467DC1B0"/>
    <w:rsid w:val="46897BA2"/>
    <w:rsid w:val="468B647C"/>
    <w:rsid w:val="469195BA"/>
    <w:rsid w:val="46A36C7B"/>
    <w:rsid w:val="46AAF7FF"/>
    <w:rsid w:val="46C1E4DE"/>
    <w:rsid w:val="46C76899"/>
    <w:rsid w:val="46DEF56D"/>
    <w:rsid w:val="46DF5962"/>
    <w:rsid w:val="46E5FA15"/>
    <w:rsid w:val="46F42AEB"/>
    <w:rsid w:val="46F42F18"/>
    <w:rsid w:val="4713B546"/>
    <w:rsid w:val="4717DA7A"/>
    <w:rsid w:val="4719A93E"/>
    <w:rsid w:val="471C586A"/>
    <w:rsid w:val="47280016"/>
    <w:rsid w:val="4741595C"/>
    <w:rsid w:val="47454D1B"/>
    <w:rsid w:val="475BCF9D"/>
    <w:rsid w:val="476BE59B"/>
    <w:rsid w:val="47855B4D"/>
    <w:rsid w:val="478DE3DA"/>
    <w:rsid w:val="47934817"/>
    <w:rsid w:val="47964A23"/>
    <w:rsid w:val="479F125F"/>
    <w:rsid w:val="47B05879"/>
    <w:rsid w:val="47B4A3C2"/>
    <w:rsid w:val="47C70380"/>
    <w:rsid w:val="47CEE68A"/>
    <w:rsid w:val="47CF16C8"/>
    <w:rsid w:val="47E11FD2"/>
    <w:rsid w:val="48182CE9"/>
    <w:rsid w:val="482EB65E"/>
    <w:rsid w:val="48457F8C"/>
    <w:rsid w:val="4845CA63"/>
    <w:rsid w:val="4865C3CA"/>
    <w:rsid w:val="48795A21"/>
    <w:rsid w:val="488297FB"/>
    <w:rsid w:val="489A0AAD"/>
    <w:rsid w:val="489BB5E6"/>
    <w:rsid w:val="48A42E08"/>
    <w:rsid w:val="48A594A0"/>
    <w:rsid w:val="48A7E0AC"/>
    <w:rsid w:val="48B815F6"/>
    <w:rsid w:val="48C05C3F"/>
    <w:rsid w:val="48C113BB"/>
    <w:rsid w:val="48C29D41"/>
    <w:rsid w:val="48D1D904"/>
    <w:rsid w:val="48D4B61F"/>
    <w:rsid w:val="48D81EBC"/>
    <w:rsid w:val="48F10B0D"/>
    <w:rsid w:val="48FA6986"/>
    <w:rsid w:val="4910DA66"/>
    <w:rsid w:val="49524ED8"/>
    <w:rsid w:val="4963165C"/>
    <w:rsid w:val="4963267B"/>
    <w:rsid w:val="497D52C5"/>
    <w:rsid w:val="499308D0"/>
    <w:rsid w:val="4994D35B"/>
    <w:rsid w:val="499A6462"/>
    <w:rsid w:val="499B8DF5"/>
    <w:rsid w:val="499C83D6"/>
    <w:rsid w:val="49CF69D0"/>
    <w:rsid w:val="49E31505"/>
    <w:rsid w:val="49FC3E7E"/>
    <w:rsid w:val="49FD8E33"/>
    <w:rsid w:val="4A030C63"/>
    <w:rsid w:val="4A14C407"/>
    <w:rsid w:val="4A1A0107"/>
    <w:rsid w:val="4A400775"/>
    <w:rsid w:val="4A43F7F4"/>
    <w:rsid w:val="4A4B2C60"/>
    <w:rsid w:val="4A5B6601"/>
    <w:rsid w:val="4A64C609"/>
    <w:rsid w:val="4A7922E8"/>
    <w:rsid w:val="4A8B0D9C"/>
    <w:rsid w:val="4A9477BD"/>
    <w:rsid w:val="4A9BADDE"/>
    <w:rsid w:val="4A9CD209"/>
    <w:rsid w:val="4AA38B58"/>
    <w:rsid w:val="4AB4DFC0"/>
    <w:rsid w:val="4ABF1811"/>
    <w:rsid w:val="4AC1BC4C"/>
    <w:rsid w:val="4AD418E4"/>
    <w:rsid w:val="4ADF50D9"/>
    <w:rsid w:val="4AE18EAE"/>
    <w:rsid w:val="4AF87776"/>
    <w:rsid w:val="4AF9F7CE"/>
    <w:rsid w:val="4AFDC4C1"/>
    <w:rsid w:val="4B27F668"/>
    <w:rsid w:val="4B28A9DC"/>
    <w:rsid w:val="4B3DB6DA"/>
    <w:rsid w:val="4B437C2A"/>
    <w:rsid w:val="4B452FFD"/>
    <w:rsid w:val="4B4EE2EA"/>
    <w:rsid w:val="4B6E5FD2"/>
    <w:rsid w:val="4B76646F"/>
    <w:rsid w:val="4B7B0DE3"/>
    <w:rsid w:val="4BAFEE7B"/>
    <w:rsid w:val="4BB7C850"/>
    <w:rsid w:val="4BE26A2B"/>
    <w:rsid w:val="4C01DC3B"/>
    <w:rsid w:val="4C1070C5"/>
    <w:rsid w:val="4C14809B"/>
    <w:rsid w:val="4C213324"/>
    <w:rsid w:val="4C340FB8"/>
    <w:rsid w:val="4C3894C3"/>
    <w:rsid w:val="4C449AAF"/>
    <w:rsid w:val="4C4AF15E"/>
    <w:rsid w:val="4C4C2D14"/>
    <w:rsid w:val="4C4D1C5E"/>
    <w:rsid w:val="4C5BF350"/>
    <w:rsid w:val="4C648432"/>
    <w:rsid w:val="4C951521"/>
    <w:rsid w:val="4CAC73EB"/>
    <w:rsid w:val="4CBE0424"/>
    <w:rsid w:val="4CCFC708"/>
    <w:rsid w:val="4CD65B98"/>
    <w:rsid w:val="4CD9F599"/>
    <w:rsid w:val="4CE0C98F"/>
    <w:rsid w:val="4CEB9F73"/>
    <w:rsid w:val="4CF0CEA9"/>
    <w:rsid w:val="4CFAD901"/>
    <w:rsid w:val="4CFCCE11"/>
    <w:rsid w:val="4D07B746"/>
    <w:rsid w:val="4D0DD5CB"/>
    <w:rsid w:val="4D1067F9"/>
    <w:rsid w:val="4D1CFDC9"/>
    <w:rsid w:val="4D3A0C69"/>
    <w:rsid w:val="4D3B9E6D"/>
    <w:rsid w:val="4D55C7CD"/>
    <w:rsid w:val="4D6FFBAD"/>
    <w:rsid w:val="4D77288B"/>
    <w:rsid w:val="4D87E9B7"/>
    <w:rsid w:val="4DA14E8D"/>
    <w:rsid w:val="4DAA864D"/>
    <w:rsid w:val="4DAD9074"/>
    <w:rsid w:val="4DBF1E78"/>
    <w:rsid w:val="4DC39802"/>
    <w:rsid w:val="4DC8C36B"/>
    <w:rsid w:val="4DCD333B"/>
    <w:rsid w:val="4DD2435A"/>
    <w:rsid w:val="4DDB3186"/>
    <w:rsid w:val="4DE088E7"/>
    <w:rsid w:val="4DE0FD6F"/>
    <w:rsid w:val="4DE301DA"/>
    <w:rsid w:val="4DF1BEE0"/>
    <w:rsid w:val="4DF8F182"/>
    <w:rsid w:val="4E0FACF4"/>
    <w:rsid w:val="4E12B9D1"/>
    <w:rsid w:val="4E1432FD"/>
    <w:rsid w:val="4E16D9E6"/>
    <w:rsid w:val="4E25052C"/>
    <w:rsid w:val="4E3DFE65"/>
    <w:rsid w:val="4E4F818D"/>
    <w:rsid w:val="4E5625A2"/>
    <w:rsid w:val="4E603D48"/>
    <w:rsid w:val="4E7B1282"/>
    <w:rsid w:val="4E8FD59E"/>
    <w:rsid w:val="4E931B3C"/>
    <w:rsid w:val="4EC258BD"/>
    <w:rsid w:val="4EC2D3AC"/>
    <w:rsid w:val="4ED5B4D8"/>
    <w:rsid w:val="4EFA53B5"/>
    <w:rsid w:val="4EFF0CAE"/>
    <w:rsid w:val="4F01AAC0"/>
    <w:rsid w:val="4F0A857F"/>
    <w:rsid w:val="4F15BF6E"/>
    <w:rsid w:val="4F1BAFDF"/>
    <w:rsid w:val="4F43E408"/>
    <w:rsid w:val="4F4405D1"/>
    <w:rsid w:val="4F561187"/>
    <w:rsid w:val="4F63E0B1"/>
    <w:rsid w:val="4F68D6C4"/>
    <w:rsid w:val="4F782C7B"/>
    <w:rsid w:val="4F84EB8D"/>
    <w:rsid w:val="4F88A726"/>
    <w:rsid w:val="4F9F5D1D"/>
    <w:rsid w:val="4FA10ED6"/>
    <w:rsid w:val="4FA6B6CD"/>
    <w:rsid w:val="4FBAC644"/>
    <w:rsid w:val="4FBD8F7D"/>
    <w:rsid w:val="4FC0C070"/>
    <w:rsid w:val="4FC5D4AE"/>
    <w:rsid w:val="4FED97A3"/>
    <w:rsid w:val="4FF12016"/>
    <w:rsid w:val="4FF7B46E"/>
    <w:rsid w:val="5007F4F6"/>
    <w:rsid w:val="503690F3"/>
    <w:rsid w:val="503DD1F6"/>
    <w:rsid w:val="503E6552"/>
    <w:rsid w:val="505C9C06"/>
    <w:rsid w:val="505DA224"/>
    <w:rsid w:val="5074687F"/>
    <w:rsid w:val="507ECA7A"/>
    <w:rsid w:val="508E6D97"/>
    <w:rsid w:val="50913C59"/>
    <w:rsid w:val="50B8CFF4"/>
    <w:rsid w:val="50C68D78"/>
    <w:rsid w:val="50D52CBC"/>
    <w:rsid w:val="50DE296C"/>
    <w:rsid w:val="50E6FAE1"/>
    <w:rsid w:val="50F82817"/>
    <w:rsid w:val="51006E62"/>
    <w:rsid w:val="5110948D"/>
    <w:rsid w:val="5116FD8A"/>
    <w:rsid w:val="511D57EF"/>
    <w:rsid w:val="512B0D17"/>
    <w:rsid w:val="513733A2"/>
    <w:rsid w:val="513CE29A"/>
    <w:rsid w:val="51537914"/>
    <w:rsid w:val="516206BC"/>
    <w:rsid w:val="51715C42"/>
    <w:rsid w:val="517456AD"/>
    <w:rsid w:val="517FA153"/>
    <w:rsid w:val="5183A155"/>
    <w:rsid w:val="518903E9"/>
    <w:rsid w:val="519ABBCE"/>
    <w:rsid w:val="51A1544E"/>
    <w:rsid w:val="51A2FA5B"/>
    <w:rsid w:val="51A3A291"/>
    <w:rsid w:val="51B45E9D"/>
    <w:rsid w:val="51BF14DB"/>
    <w:rsid w:val="51C9B028"/>
    <w:rsid w:val="51CC353A"/>
    <w:rsid w:val="51D35A6E"/>
    <w:rsid w:val="51F0A0C4"/>
    <w:rsid w:val="52057163"/>
    <w:rsid w:val="520C0C3D"/>
    <w:rsid w:val="522F2A03"/>
    <w:rsid w:val="52590681"/>
    <w:rsid w:val="5275B062"/>
    <w:rsid w:val="528184B8"/>
    <w:rsid w:val="528E2A02"/>
    <w:rsid w:val="529A51E1"/>
    <w:rsid w:val="52A99534"/>
    <w:rsid w:val="52B72884"/>
    <w:rsid w:val="52B7F60B"/>
    <w:rsid w:val="52F7012E"/>
    <w:rsid w:val="5305C906"/>
    <w:rsid w:val="530AA74A"/>
    <w:rsid w:val="531508CE"/>
    <w:rsid w:val="53275F1C"/>
    <w:rsid w:val="5329C32B"/>
    <w:rsid w:val="5335917E"/>
    <w:rsid w:val="533C9504"/>
    <w:rsid w:val="535AE99C"/>
    <w:rsid w:val="535D061C"/>
    <w:rsid w:val="5365F018"/>
    <w:rsid w:val="536D7659"/>
    <w:rsid w:val="5375E1FC"/>
    <w:rsid w:val="5383BF49"/>
    <w:rsid w:val="5383DBDD"/>
    <w:rsid w:val="538D5228"/>
    <w:rsid w:val="539AAED4"/>
    <w:rsid w:val="53A47DC8"/>
    <w:rsid w:val="53AAF237"/>
    <w:rsid w:val="53B80589"/>
    <w:rsid w:val="53BB4455"/>
    <w:rsid w:val="53BF3DCA"/>
    <w:rsid w:val="53C5D1CC"/>
    <w:rsid w:val="53CA4F29"/>
    <w:rsid w:val="53CC37CC"/>
    <w:rsid w:val="53D09190"/>
    <w:rsid w:val="53E529F0"/>
    <w:rsid w:val="53FA7669"/>
    <w:rsid w:val="53FAF463"/>
    <w:rsid w:val="53FB6AE3"/>
    <w:rsid w:val="53FE5705"/>
    <w:rsid w:val="5402A89F"/>
    <w:rsid w:val="541F40CD"/>
    <w:rsid w:val="543166EF"/>
    <w:rsid w:val="543F59AF"/>
    <w:rsid w:val="5443C6D0"/>
    <w:rsid w:val="544706A5"/>
    <w:rsid w:val="545B3E3E"/>
    <w:rsid w:val="546ED601"/>
    <w:rsid w:val="5482CDD3"/>
    <w:rsid w:val="54994CD9"/>
    <w:rsid w:val="54B02AC2"/>
    <w:rsid w:val="54B79951"/>
    <w:rsid w:val="54B9642B"/>
    <w:rsid w:val="54C551CF"/>
    <w:rsid w:val="54CDAAB2"/>
    <w:rsid w:val="54EAA086"/>
    <w:rsid w:val="54EE5DD6"/>
    <w:rsid w:val="54FAB0B6"/>
    <w:rsid w:val="550A91DE"/>
    <w:rsid w:val="5511E9E8"/>
    <w:rsid w:val="551E5124"/>
    <w:rsid w:val="551FBBFE"/>
    <w:rsid w:val="55213F0B"/>
    <w:rsid w:val="5539FC4A"/>
    <w:rsid w:val="553BF943"/>
    <w:rsid w:val="553E66CC"/>
    <w:rsid w:val="55469CF6"/>
    <w:rsid w:val="5546B974"/>
    <w:rsid w:val="5572615B"/>
    <w:rsid w:val="557E81F9"/>
    <w:rsid w:val="5584A4D1"/>
    <w:rsid w:val="558D26DB"/>
    <w:rsid w:val="55984432"/>
    <w:rsid w:val="55A7C414"/>
    <w:rsid w:val="55B1CB3B"/>
    <w:rsid w:val="55C0B93C"/>
    <w:rsid w:val="55C176F9"/>
    <w:rsid w:val="55DE84C1"/>
    <w:rsid w:val="55DFD21A"/>
    <w:rsid w:val="55E11C79"/>
    <w:rsid w:val="55E19144"/>
    <w:rsid w:val="55EE1403"/>
    <w:rsid w:val="55F97FA8"/>
    <w:rsid w:val="560C451F"/>
    <w:rsid w:val="560ED6D2"/>
    <w:rsid w:val="5611974E"/>
    <w:rsid w:val="56209616"/>
    <w:rsid w:val="562EA5E2"/>
    <w:rsid w:val="56342D50"/>
    <w:rsid w:val="564DDBFB"/>
    <w:rsid w:val="5652229E"/>
    <w:rsid w:val="56639E97"/>
    <w:rsid w:val="566A620D"/>
    <w:rsid w:val="567805EC"/>
    <w:rsid w:val="5683F1F4"/>
    <w:rsid w:val="56968337"/>
    <w:rsid w:val="56B409F0"/>
    <w:rsid w:val="56BCF1D4"/>
    <w:rsid w:val="571609D8"/>
    <w:rsid w:val="5728443B"/>
    <w:rsid w:val="5734C01D"/>
    <w:rsid w:val="57431BB7"/>
    <w:rsid w:val="574B84DE"/>
    <w:rsid w:val="57603573"/>
    <w:rsid w:val="5760B93B"/>
    <w:rsid w:val="577340E6"/>
    <w:rsid w:val="57738321"/>
    <w:rsid w:val="577760AD"/>
    <w:rsid w:val="5781439E"/>
    <w:rsid w:val="57A4FB87"/>
    <w:rsid w:val="57A85868"/>
    <w:rsid w:val="57B75984"/>
    <w:rsid w:val="57BF1C90"/>
    <w:rsid w:val="57BFD1D3"/>
    <w:rsid w:val="57DC1143"/>
    <w:rsid w:val="57E10DBC"/>
    <w:rsid w:val="57E4710F"/>
    <w:rsid w:val="57E532AB"/>
    <w:rsid w:val="57E7325F"/>
    <w:rsid w:val="57FD8401"/>
    <w:rsid w:val="57FECA12"/>
    <w:rsid w:val="580E7340"/>
    <w:rsid w:val="581577F6"/>
    <w:rsid w:val="581AA8F5"/>
    <w:rsid w:val="584895AF"/>
    <w:rsid w:val="584E7DBB"/>
    <w:rsid w:val="5857AF43"/>
    <w:rsid w:val="587CDA4D"/>
    <w:rsid w:val="58854816"/>
    <w:rsid w:val="588875C3"/>
    <w:rsid w:val="588A8880"/>
    <w:rsid w:val="58A6A092"/>
    <w:rsid w:val="58B0CC32"/>
    <w:rsid w:val="59023D42"/>
    <w:rsid w:val="590C5269"/>
    <w:rsid w:val="5913CF9B"/>
    <w:rsid w:val="59149676"/>
    <w:rsid w:val="59151206"/>
    <w:rsid w:val="59271A83"/>
    <w:rsid w:val="592AA59E"/>
    <w:rsid w:val="592D41CA"/>
    <w:rsid w:val="593D9840"/>
    <w:rsid w:val="59405052"/>
    <w:rsid w:val="59476FDB"/>
    <w:rsid w:val="594EF72C"/>
    <w:rsid w:val="594F2644"/>
    <w:rsid w:val="595D3AF3"/>
    <w:rsid w:val="5974017A"/>
    <w:rsid w:val="597597FF"/>
    <w:rsid w:val="597CEA80"/>
    <w:rsid w:val="59862F9D"/>
    <w:rsid w:val="598C9602"/>
    <w:rsid w:val="59A5A8EB"/>
    <w:rsid w:val="59AB6C20"/>
    <w:rsid w:val="59AD7A7B"/>
    <w:rsid w:val="59CF8084"/>
    <w:rsid w:val="59EB4702"/>
    <w:rsid w:val="59FF8BE1"/>
    <w:rsid w:val="5A044AF3"/>
    <w:rsid w:val="5A04DDA1"/>
    <w:rsid w:val="5A05CE2D"/>
    <w:rsid w:val="5A072CD3"/>
    <w:rsid w:val="5A11091C"/>
    <w:rsid w:val="5A1216C3"/>
    <w:rsid w:val="5A1CA26F"/>
    <w:rsid w:val="5A29FD4D"/>
    <w:rsid w:val="5A303277"/>
    <w:rsid w:val="5A3635BA"/>
    <w:rsid w:val="5A502BC2"/>
    <w:rsid w:val="5A5DEDDF"/>
    <w:rsid w:val="5A6AC70C"/>
    <w:rsid w:val="5A6D9375"/>
    <w:rsid w:val="5A7A8A46"/>
    <w:rsid w:val="5A8EA7E2"/>
    <w:rsid w:val="5AA293E5"/>
    <w:rsid w:val="5AABFEC3"/>
    <w:rsid w:val="5AD241CA"/>
    <w:rsid w:val="5AE6EF36"/>
    <w:rsid w:val="5AEE281A"/>
    <w:rsid w:val="5AF5D5D0"/>
    <w:rsid w:val="5B10A56B"/>
    <w:rsid w:val="5B176C40"/>
    <w:rsid w:val="5B27ED39"/>
    <w:rsid w:val="5B415310"/>
    <w:rsid w:val="5B465B77"/>
    <w:rsid w:val="5B4C21D3"/>
    <w:rsid w:val="5B70A92E"/>
    <w:rsid w:val="5B719CE9"/>
    <w:rsid w:val="5B77F07B"/>
    <w:rsid w:val="5B7FCD78"/>
    <w:rsid w:val="5B866BB8"/>
    <w:rsid w:val="5B904519"/>
    <w:rsid w:val="5BA5570D"/>
    <w:rsid w:val="5BA6545F"/>
    <w:rsid w:val="5BB12BB6"/>
    <w:rsid w:val="5BB8EF98"/>
    <w:rsid w:val="5BBB35AF"/>
    <w:rsid w:val="5BC870AA"/>
    <w:rsid w:val="5BCEE210"/>
    <w:rsid w:val="5C2D1F61"/>
    <w:rsid w:val="5C448E3D"/>
    <w:rsid w:val="5C5A3772"/>
    <w:rsid w:val="5C745A8B"/>
    <w:rsid w:val="5C7B87FA"/>
    <w:rsid w:val="5C82D997"/>
    <w:rsid w:val="5C849CC6"/>
    <w:rsid w:val="5C88A6D1"/>
    <w:rsid w:val="5CA04333"/>
    <w:rsid w:val="5CA54243"/>
    <w:rsid w:val="5CAACC91"/>
    <w:rsid w:val="5CAB1A99"/>
    <w:rsid w:val="5CABDA4B"/>
    <w:rsid w:val="5CBA2B9B"/>
    <w:rsid w:val="5CBE4B6E"/>
    <w:rsid w:val="5CD8B702"/>
    <w:rsid w:val="5CDC8D55"/>
    <w:rsid w:val="5CF2A961"/>
    <w:rsid w:val="5CFEEF39"/>
    <w:rsid w:val="5D039B2A"/>
    <w:rsid w:val="5D06F45A"/>
    <w:rsid w:val="5D289B35"/>
    <w:rsid w:val="5D2EA753"/>
    <w:rsid w:val="5D308D65"/>
    <w:rsid w:val="5D3105B6"/>
    <w:rsid w:val="5D45D218"/>
    <w:rsid w:val="5D7F8EC3"/>
    <w:rsid w:val="5D80129E"/>
    <w:rsid w:val="5D9FA868"/>
    <w:rsid w:val="5DB1839F"/>
    <w:rsid w:val="5DC1D81F"/>
    <w:rsid w:val="5DD1E8AA"/>
    <w:rsid w:val="5DE5FC66"/>
    <w:rsid w:val="5DE8CB2D"/>
    <w:rsid w:val="5DEEC045"/>
    <w:rsid w:val="5DF833EF"/>
    <w:rsid w:val="5E0CABB2"/>
    <w:rsid w:val="5E1D3F6C"/>
    <w:rsid w:val="5E2C7D52"/>
    <w:rsid w:val="5E328E23"/>
    <w:rsid w:val="5E350D9F"/>
    <w:rsid w:val="5E372302"/>
    <w:rsid w:val="5E394D24"/>
    <w:rsid w:val="5E3D605D"/>
    <w:rsid w:val="5E3E0DF7"/>
    <w:rsid w:val="5E645AD2"/>
    <w:rsid w:val="5E7D8E3D"/>
    <w:rsid w:val="5E8095C3"/>
    <w:rsid w:val="5E91C94C"/>
    <w:rsid w:val="5E990A92"/>
    <w:rsid w:val="5EA2D4B1"/>
    <w:rsid w:val="5EB31CDD"/>
    <w:rsid w:val="5EBF15BA"/>
    <w:rsid w:val="5ECB5EF1"/>
    <w:rsid w:val="5ECD0A7E"/>
    <w:rsid w:val="5EDEF205"/>
    <w:rsid w:val="5EEEE85F"/>
    <w:rsid w:val="5EF06F9F"/>
    <w:rsid w:val="5EF3C792"/>
    <w:rsid w:val="5EFD30A5"/>
    <w:rsid w:val="5EFEEAF3"/>
    <w:rsid w:val="5EFFB932"/>
    <w:rsid w:val="5F042E64"/>
    <w:rsid w:val="5F065CE9"/>
    <w:rsid w:val="5F1D1E31"/>
    <w:rsid w:val="5F2104E8"/>
    <w:rsid w:val="5F2B3A7D"/>
    <w:rsid w:val="5F3A121B"/>
    <w:rsid w:val="5F5A2F5D"/>
    <w:rsid w:val="5F5E7CAB"/>
    <w:rsid w:val="5F6E7650"/>
    <w:rsid w:val="5F74862B"/>
    <w:rsid w:val="5F8515B3"/>
    <w:rsid w:val="5F98B3AC"/>
    <w:rsid w:val="5FA1175D"/>
    <w:rsid w:val="5FADE5DD"/>
    <w:rsid w:val="5FB2B7F7"/>
    <w:rsid w:val="5FC78D16"/>
    <w:rsid w:val="5FD414A2"/>
    <w:rsid w:val="5FE73509"/>
    <w:rsid w:val="5FF971EB"/>
    <w:rsid w:val="5FFD48DE"/>
    <w:rsid w:val="600707B0"/>
    <w:rsid w:val="601AE5C2"/>
    <w:rsid w:val="6036E103"/>
    <w:rsid w:val="603C2F5D"/>
    <w:rsid w:val="60435AAE"/>
    <w:rsid w:val="604C9799"/>
    <w:rsid w:val="606430F3"/>
    <w:rsid w:val="60817EE3"/>
    <w:rsid w:val="6088113C"/>
    <w:rsid w:val="6094B99B"/>
    <w:rsid w:val="6098A9C0"/>
    <w:rsid w:val="60BA8169"/>
    <w:rsid w:val="60D6B561"/>
    <w:rsid w:val="60EF64E2"/>
    <w:rsid w:val="60F798F9"/>
    <w:rsid w:val="61003CBF"/>
    <w:rsid w:val="6105B37B"/>
    <w:rsid w:val="6109B4F7"/>
    <w:rsid w:val="612BB4CA"/>
    <w:rsid w:val="6141467D"/>
    <w:rsid w:val="6148F494"/>
    <w:rsid w:val="6159BF36"/>
    <w:rsid w:val="6162FD40"/>
    <w:rsid w:val="61734BA3"/>
    <w:rsid w:val="61908121"/>
    <w:rsid w:val="61908B62"/>
    <w:rsid w:val="61A54EA7"/>
    <w:rsid w:val="61A5D00F"/>
    <w:rsid w:val="61B471DE"/>
    <w:rsid w:val="61D46E16"/>
    <w:rsid w:val="61D755A9"/>
    <w:rsid w:val="61D8AEDA"/>
    <w:rsid w:val="61EBD918"/>
    <w:rsid w:val="61FB0E06"/>
    <w:rsid w:val="61FD71C2"/>
    <w:rsid w:val="620CA36D"/>
    <w:rsid w:val="62188700"/>
    <w:rsid w:val="6218F30D"/>
    <w:rsid w:val="622528D4"/>
    <w:rsid w:val="624CA6D8"/>
    <w:rsid w:val="625AE6AE"/>
    <w:rsid w:val="62679D22"/>
    <w:rsid w:val="627DB676"/>
    <w:rsid w:val="62AFE654"/>
    <w:rsid w:val="62B7301F"/>
    <w:rsid w:val="62BE5524"/>
    <w:rsid w:val="62D895EA"/>
    <w:rsid w:val="62DDE39A"/>
    <w:rsid w:val="62E4C037"/>
    <w:rsid w:val="62F0A8CF"/>
    <w:rsid w:val="62F2A06B"/>
    <w:rsid w:val="6305283B"/>
    <w:rsid w:val="630CB78D"/>
    <w:rsid w:val="63101F33"/>
    <w:rsid w:val="63267896"/>
    <w:rsid w:val="632E0DF1"/>
    <w:rsid w:val="632FE339"/>
    <w:rsid w:val="633E87F5"/>
    <w:rsid w:val="63467760"/>
    <w:rsid w:val="634B9F4D"/>
    <w:rsid w:val="6356A2F9"/>
    <w:rsid w:val="635E3025"/>
    <w:rsid w:val="6365069A"/>
    <w:rsid w:val="636A09B8"/>
    <w:rsid w:val="636D5241"/>
    <w:rsid w:val="63A3AAAE"/>
    <w:rsid w:val="63AE55F8"/>
    <w:rsid w:val="63B59D6F"/>
    <w:rsid w:val="63BC3923"/>
    <w:rsid w:val="63BE1A8A"/>
    <w:rsid w:val="63BFA3C5"/>
    <w:rsid w:val="63D6C24F"/>
    <w:rsid w:val="63F96A27"/>
    <w:rsid w:val="6403D331"/>
    <w:rsid w:val="6406E585"/>
    <w:rsid w:val="640F97A7"/>
    <w:rsid w:val="64111951"/>
    <w:rsid w:val="64123F18"/>
    <w:rsid w:val="642067ED"/>
    <w:rsid w:val="6427CD0B"/>
    <w:rsid w:val="64284F2F"/>
    <w:rsid w:val="643D7CFB"/>
    <w:rsid w:val="644F6125"/>
    <w:rsid w:val="645DE112"/>
    <w:rsid w:val="64702F9F"/>
    <w:rsid w:val="64795617"/>
    <w:rsid w:val="647F3BC8"/>
    <w:rsid w:val="648C6354"/>
    <w:rsid w:val="64909505"/>
    <w:rsid w:val="64AEE113"/>
    <w:rsid w:val="64AF1843"/>
    <w:rsid w:val="64C0EB7C"/>
    <w:rsid w:val="64C93840"/>
    <w:rsid w:val="64CC42F3"/>
    <w:rsid w:val="64F64EBF"/>
    <w:rsid w:val="64F843F4"/>
    <w:rsid w:val="650092BD"/>
    <w:rsid w:val="650DAF5C"/>
    <w:rsid w:val="65136FDB"/>
    <w:rsid w:val="6522912F"/>
    <w:rsid w:val="6524F9C0"/>
    <w:rsid w:val="652525A5"/>
    <w:rsid w:val="652FE796"/>
    <w:rsid w:val="6534D36B"/>
    <w:rsid w:val="653A2992"/>
    <w:rsid w:val="65544C16"/>
    <w:rsid w:val="65637227"/>
    <w:rsid w:val="65650E4D"/>
    <w:rsid w:val="656F5FAC"/>
    <w:rsid w:val="656FBA4A"/>
    <w:rsid w:val="65705250"/>
    <w:rsid w:val="65929A9C"/>
    <w:rsid w:val="659EDC7C"/>
    <w:rsid w:val="65BD3BD0"/>
    <w:rsid w:val="65BDB36F"/>
    <w:rsid w:val="65D6F53D"/>
    <w:rsid w:val="65D770CF"/>
    <w:rsid w:val="65DB4B85"/>
    <w:rsid w:val="65E55F17"/>
    <w:rsid w:val="65EACA56"/>
    <w:rsid w:val="65F883A1"/>
    <w:rsid w:val="65FC4C4C"/>
    <w:rsid w:val="65FFE8F6"/>
    <w:rsid w:val="660F2D87"/>
    <w:rsid w:val="6613AACB"/>
    <w:rsid w:val="66247ACB"/>
    <w:rsid w:val="6625A73A"/>
    <w:rsid w:val="662D1002"/>
    <w:rsid w:val="6630FB5B"/>
    <w:rsid w:val="6649692F"/>
    <w:rsid w:val="666FCF67"/>
    <w:rsid w:val="6672A15B"/>
    <w:rsid w:val="6693BC03"/>
    <w:rsid w:val="6696E55E"/>
    <w:rsid w:val="669A0124"/>
    <w:rsid w:val="669C5809"/>
    <w:rsid w:val="669CA2C6"/>
    <w:rsid w:val="669F0910"/>
    <w:rsid w:val="66B6EF1F"/>
    <w:rsid w:val="66C42E81"/>
    <w:rsid w:val="66C53D59"/>
    <w:rsid w:val="66C8BF39"/>
    <w:rsid w:val="66CA27C7"/>
    <w:rsid w:val="66D5A699"/>
    <w:rsid w:val="66DCA4AE"/>
    <w:rsid w:val="66DD27D9"/>
    <w:rsid w:val="66E359E4"/>
    <w:rsid w:val="66F2DC2E"/>
    <w:rsid w:val="66F4A838"/>
    <w:rsid w:val="66FA496A"/>
    <w:rsid w:val="6721C0FF"/>
    <w:rsid w:val="67255C90"/>
    <w:rsid w:val="672EA0DE"/>
    <w:rsid w:val="67365E62"/>
    <w:rsid w:val="673FC5D1"/>
    <w:rsid w:val="67724A06"/>
    <w:rsid w:val="677A0785"/>
    <w:rsid w:val="678865D2"/>
    <w:rsid w:val="67967EE6"/>
    <w:rsid w:val="67ABAD07"/>
    <w:rsid w:val="67ADC187"/>
    <w:rsid w:val="67B332C2"/>
    <w:rsid w:val="67B9DB1D"/>
    <w:rsid w:val="67BF0E24"/>
    <w:rsid w:val="67C462AE"/>
    <w:rsid w:val="67C5A64D"/>
    <w:rsid w:val="67CB4907"/>
    <w:rsid w:val="67CC4944"/>
    <w:rsid w:val="67D022C0"/>
    <w:rsid w:val="67DED75C"/>
    <w:rsid w:val="67E37BC9"/>
    <w:rsid w:val="67EF52D5"/>
    <w:rsid w:val="67FDE1BE"/>
    <w:rsid w:val="68084A86"/>
    <w:rsid w:val="680A39C0"/>
    <w:rsid w:val="6810048C"/>
    <w:rsid w:val="681E56B0"/>
    <w:rsid w:val="6822D0C2"/>
    <w:rsid w:val="68238297"/>
    <w:rsid w:val="682CEBCB"/>
    <w:rsid w:val="682FC8C8"/>
    <w:rsid w:val="682FF555"/>
    <w:rsid w:val="6850244C"/>
    <w:rsid w:val="68554E03"/>
    <w:rsid w:val="6872FDB1"/>
    <w:rsid w:val="6879DA43"/>
    <w:rsid w:val="687D600B"/>
    <w:rsid w:val="689E7E16"/>
    <w:rsid w:val="68ADDB85"/>
    <w:rsid w:val="68B3250A"/>
    <w:rsid w:val="68CA788B"/>
    <w:rsid w:val="68DBCF58"/>
    <w:rsid w:val="68F12C29"/>
    <w:rsid w:val="6909D6E7"/>
    <w:rsid w:val="690D7F2C"/>
    <w:rsid w:val="691D7161"/>
    <w:rsid w:val="6922ACB8"/>
    <w:rsid w:val="693010EA"/>
    <w:rsid w:val="6930C6EE"/>
    <w:rsid w:val="6937EE17"/>
    <w:rsid w:val="694F3A59"/>
    <w:rsid w:val="6966A99B"/>
    <w:rsid w:val="699F4944"/>
    <w:rsid w:val="69A1D992"/>
    <w:rsid w:val="69B43333"/>
    <w:rsid w:val="69B91F8A"/>
    <w:rsid w:val="69C9886A"/>
    <w:rsid w:val="69D003F8"/>
    <w:rsid w:val="6A09937E"/>
    <w:rsid w:val="6A1CCA79"/>
    <w:rsid w:val="6A1D71C1"/>
    <w:rsid w:val="6A256B81"/>
    <w:rsid w:val="6A2E3066"/>
    <w:rsid w:val="6A31E382"/>
    <w:rsid w:val="6A359BAE"/>
    <w:rsid w:val="6A4BD6EB"/>
    <w:rsid w:val="6A5F00D4"/>
    <w:rsid w:val="6A742838"/>
    <w:rsid w:val="6A87D9B8"/>
    <w:rsid w:val="6A93B85E"/>
    <w:rsid w:val="6A94DC62"/>
    <w:rsid w:val="6AA5328C"/>
    <w:rsid w:val="6ABB126B"/>
    <w:rsid w:val="6AC06EFF"/>
    <w:rsid w:val="6AC874BD"/>
    <w:rsid w:val="6AD20528"/>
    <w:rsid w:val="6AE52D48"/>
    <w:rsid w:val="6AF1E881"/>
    <w:rsid w:val="6B2D277F"/>
    <w:rsid w:val="6B32BD65"/>
    <w:rsid w:val="6B3F6428"/>
    <w:rsid w:val="6B419FA9"/>
    <w:rsid w:val="6B4E56FC"/>
    <w:rsid w:val="6B4FF4AD"/>
    <w:rsid w:val="6B5010D3"/>
    <w:rsid w:val="6B6CA770"/>
    <w:rsid w:val="6B8796C8"/>
    <w:rsid w:val="6B908119"/>
    <w:rsid w:val="6B90B66F"/>
    <w:rsid w:val="6BB28879"/>
    <w:rsid w:val="6BCC3CDC"/>
    <w:rsid w:val="6BCC43DB"/>
    <w:rsid w:val="6BD018FD"/>
    <w:rsid w:val="6BDAA09C"/>
    <w:rsid w:val="6BE39F01"/>
    <w:rsid w:val="6BE8691D"/>
    <w:rsid w:val="6BEB96A6"/>
    <w:rsid w:val="6BEF9AC0"/>
    <w:rsid w:val="6BF410B4"/>
    <w:rsid w:val="6BFA7131"/>
    <w:rsid w:val="6C1001FC"/>
    <w:rsid w:val="6C10FF01"/>
    <w:rsid w:val="6C34C993"/>
    <w:rsid w:val="6C449255"/>
    <w:rsid w:val="6C50F7BA"/>
    <w:rsid w:val="6C550BA8"/>
    <w:rsid w:val="6C56714B"/>
    <w:rsid w:val="6C5A8458"/>
    <w:rsid w:val="6C60E86C"/>
    <w:rsid w:val="6C9159E1"/>
    <w:rsid w:val="6C91F25B"/>
    <w:rsid w:val="6CA93270"/>
    <w:rsid w:val="6CDCBF30"/>
    <w:rsid w:val="6CE346F1"/>
    <w:rsid w:val="6CE90329"/>
    <w:rsid w:val="6CECAD14"/>
    <w:rsid w:val="6CFA2859"/>
    <w:rsid w:val="6CFCC103"/>
    <w:rsid w:val="6D0F4BD6"/>
    <w:rsid w:val="6D162DC2"/>
    <w:rsid w:val="6D19E99A"/>
    <w:rsid w:val="6D1E19DC"/>
    <w:rsid w:val="6D1FDE6F"/>
    <w:rsid w:val="6D3CE408"/>
    <w:rsid w:val="6D45B130"/>
    <w:rsid w:val="6D4E4BBD"/>
    <w:rsid w:val="6D504A6E"/>
    <w:rsid w:val="6D6004BF"/>
    <w:rsid w:val="6D6C3AAA"/>
    <w:rsid w:val="6D73ACF4"/>
    <w:rsid w:val="6D8DA489"/>
    <w:rsid w:val="6D986B8C"/>
    <w:rsid w:val="6D996177"/>
    <w:rsid w:val="6D9D46B0"/>
    <w:rsid w:val="6DB16504"/>
    <w:rsid w:val="6DC16287"/>
    <w:rsid w:val="6DC2ACB2"/>
    <w:rsid w:val="6DC9DDDA"/>
    <w:rsid w:val="6DCBCCFD"/>
    <w:rsid w:val="6DD2ED6E"/>
    <w:rsid w:val="6DD5A62A"/>
    <w:rsid w:val="6DD68D5D"/>
    <w:rsid w:val="6DE23B55"/>
    <w:rsid w:val="6DEA54B6"/>
    <w:rsid w:val="6DEB1FF8"/>
    <w:rsid w:val="6DEFAAEE"/>
    <w:rsid w:val="6DF60F36"/>
    <w:rsid w:val="6DF788AB"/>
    <w:rsid w:val="6DFC8BCE"/>
    <w:rsid w:val="6DFE097F"/>
    <w:rsid w:val="6DFFAEC5"/>
    <w:rsid w:val="6E18020E"/>
    <w:rsid w:val="6E2A7252"/>
    <w:rsid w:val="6E38A9AC"/>
    <w:rsid w:val="6E4C5535"/>
    <w:rsid w:val="6E4E4906"/>
    <w:rsid w:val="6E5623F2"/>
    <w:rsid w:val="6EB44765"/>
    <w:rsid w:val="6EC34D75"/>
    <w:rsid w:val="6ECCC7BF"/>
    <w:rsid w:val="6ECDEE9A"/>
    <w:rsid w:val="6ED20C45"/>
    <w:rsid w:val="6EE2027E"/>
    <w:rsid w:val="6EE6F7AC"/>
    <w:rsid w:val="6EEC680B"/>
    <w:rsid w:val="6EF7FDD2"/>
    <w:rsid w:val="6F1718A5"/>
    <w:rsid w:val="6F1E9E72"/>
    <w:rsid w:val="6F265E5D"/>
    <w:rsid w:val="6F26658E"/>
    <w:rsid w:val="6F374049"/>
    <w:rsid w:val="6F3F3272"/>
    <w:rsid w:val="6F44C52E"/>
    <w:rsid w:val="6F471A03"/>
    <w:rsid w:val="6F58D38C"/>
    <w:rsid w:val="6F68528C"/>
    <w:rsid w:val="6F6F4C59"/>
    <w:rsid w:val="6F72C3B6"/>
    <w:rsid w:val="6F8F2773"/>
    <w:rsid w:val="6F938D74"/>
    <w:rsid w:val="6F988542"/>
    <w:rsid w:val="6F9C026A"/>
    <w:rsid w:val="6FA2107E"/>
    <w:rsid w:val="6FA2C9D5"/>
    <w:rsid w:val="6FAC3B8A"/>
    <w:rsid w:val="6FBE1E01"/>
    <w:rsid w:val="6FD3C303"/>
    <w:rsid w:val="6FDC07E4"/>
    <w:rsid w:val="6FF11A19"/>
    <w:rsid w:val="6FF90D96"/>
    <w:rsid w:val="6FFFAFDD"/>
    <w:rsid w:val="70086F92"/>
    <w:rsid w:val="701D565F"/>
    <w:rsid w:val="701E7F38"/>
    <w:rsid w:val="7026868C"/>
    <w:rsid w:val="702A9492"/>
    <w:rsid w:val="702B41DB"/>
    <w:rsid w:val="702B58D6"/>
    <w:rsid w:val="7032C5BB"/>
    <w:rsid w:val="70345617"/>
    <w:rsid w:val="7039A4EA"/>
    <w:rsid w:val="703BAC65"/>
    <w:rsid w:val="703ED08E"/>
    <w:rsid w:val="705E0260"/>
    <w:rsid w:val="7064B0CD"/>
    <w:rsid w:val="706D3DFC"/>
    <w:rsid w:val="7070046F"/>
    <w:rsid w:val="707D20CB"/>
    <w:rsid w:val="7088F060"/>
    <w:rsid w:val="70950B44"/>
    <w:rsid w:val="70AE039F"/>
    <w:rsid w:val="70B754E7"/>
    <w:rsid w:val="70BA92B6"/>
    <w:rsid w:val="70BC03F2"/>
    <w:rsid w:val="70C94731"/>
    <w:rsid w:val="70C98DB1"/>
    <w:rsid w:val="70EF6720"/>
    <w:rsid w:val="7107C840"/>
    <w:rsid w:val="7111ED8A"/>
    <w:rsid w:val="71124F37"/>
    <w:rsid w:val="71193DF8"/>
    <w:rsid w:val="7128E887"/>
    <w:rsid w:val="71316034"/>
    <w:rsid w:val="713C16A4"/>
    <w:rsid w:val="715CF8E4"/>
    <w:rsid w:val="719321D7"/>
    <w:rsid w:val="719986F4"/>
    <w:rsid w:val="719CD73B"/>
    <w:rsid w:val="71ADD868"/>
    <w:rsid w:val="71C5B47E"/>
    <w:rsid w:val="71C6D7D8"/>
    <w:rsid w:val="71F59534"/>
    <w:rsid w:val="7206191D"/>
    <w:rsid w:val="720878D2"/>
    <w:rsid w:val="721B2FDB"/>
    <w:rsid w:val="72203AD1"/>
    <w:rsid w:val="7221FE93"/>
    <w:rsid w:val="72495C70"/>
    <w:rsid w:val="724A4ED7"/>
    <w:rsid w:val="7267ADC5"/>
    <w:rsid w:val="72718DC9"/>
    <w:rsid w:val="72726D5D"/>
    <w:rsid w:val="7278E2A6"/>
    <w:rsid w:val="7285A6F1"/>
    <w:rsid w:val="7289DCE0"/>
    <w:rsid w:val="728A5ACA"/>
    <w:rsid w:val="72A32D02"/>
    <w:rsid w:val="72AA73C1"/>
    <w:rsid w:val="72B46B97"/>
    <w:rsid w:val="72BB36EB"/>
    <w:rsid w:val="72BB9349"/>
    <w:rsid w:val="72BDAFB1"/>
    <w:rsid w:val="72CB80C2"/>
    <w:rsid w:val="72D816BE"/>
    <w:rsid w:val="72D9407C"/>
    <w:rsid w:val="72EDA1B5"/>
    <w:rsid w:val="72F080C9"/>
    <w:rsid w:val="72FA185B"/>
    <w:rsid w:val="72FEC53F"/>
    <w:rsid w:val="732379DC"/>
    <w:rsid w:val="73238F04"/>
    <w:rsid w:val="7344B94E"/>
    <w:rsid w:val="7345A348"/>
    <w:rsid w:val="735AB4AF"/>
    <w:rsid w:val="736BF676"/>
    <w:rsid w:val="736D26EA"/>
    <w:rsid w:val="7380E09A"/>
    <w:rsid w:val="7380F0F5"/>
    <w:rsid w:val="739D5AF3"/>
    <w:rsid w:val="73BC59CB"/>
    <w:rsid w:val="73C4CF84"/>
    <w:rsid w:val="73D0FE53"/>
    <w:rsid w:val="73EE75FC"/>
    <w:rsid w:val="73F388A4"/>
    <w:rsid w:val="73F6DA85"/>
    <w:rsid w:val="740C5A3C"/>
    <w:rsid w:val="741019BD"/>
    <w:rsid w:val="7419583B"/>
    <w:rsid w:val="743A3BB8"/>
    <w:rsid w:val="743F394E"/>
    <w:rsid w:val="745189D6"/>
    <w:rsid w:val="7462CA2E"/>
    <w:rsid w:val="74687923"/>
    <w:rsid w:val="746E7993"/>
    <w:rsid w:val="747009CC"/>
    <w:rsid w:val="7482DF65"/>
    <w:rsid w:val="749B1B8D"/>
    <w:rsid w:val="74A405BA"/>
    <w:rsid w:val="74ADC800"/>
    <w:rsid w:val="74AF44C7"/>
    <w:rsid w:val="74B1C962"/>
    <w:rsid w:val="74C016DD"/>
    <w:rsid w:val="74CAC8B9"/>
    <w:rsid w:val="74CE40E8"/>
    <w:rsid w:val="74D25248"/>
    <w:rsid w:val="74EA6BA4"/>
    <w:rsid w:val="74EACDA1"/>
    <w:rsid w:val="75003ADF"/>
    <w:rsid w:val="750FE059"/>
    <w:rsid w:val="751BF90C"/>
    <w:rsid w:val="75233001"/>
    <w:rsid w:val="7526BF64"/>
    <w:rsid w:val="7529635A"/>
    <w:rsid w:val="752B91AB"/>
    <w:rsid w:val="75403160"/>
    <w:rsid w:val="75418EE3"/>
    <w:rsid w:val="75496219"/>
    <w:rsid w:val="754E32A4"/>
    <w:rsid w:val="755B20D1"/>
    <w:rsid w:val="757C3C36"/>
    <w:rsid w:val="7587E24E"/>
    <w:rsid w:val="75938F0D"/>
    <w:rsid w:val="7595ADBC"/>
    <w:rsid w:val="759D70AD"/>
    <w:rsid w:val="75B57091"/>
    <w:rsid w:val="75C18EFD"/>
    <w:rsid w:val="75C558E3"/>
    <w:rsid w:val="75C92BCE"/>
    <w:rsid w:val="75D0357C"/>
    <w:rsid w:val="75DD47BE"/>
    <w:rsid w:val="75FF272E"/>
    <w:rsid w:val="7608C7BB"/>
    <w:rsid w:val="7624A724"/>
    <w:rsid w:val="7631066D"/>
    <w:rsid w:val="76351A99"/>
    <w:rsid w:val="763CE5A4"/>
    <w:rsid w:val="764D6CB0"/>
    <w:rsid w:val="76520B22"/>
    <w:rsid w:val="76798C2C"/>
    <w:rsid w:val="7679C1E8"/>
    <w:rsid w:val="76874192"/>
    <w:rsid w:val="7689A2C8"/>
    <w:rsid w:val="76913D2E"/>
    <w:rsid w:val="76B59DC4"/>
    <w:rsid w:val="76BDC6F1"/>
    <w:rsid w:val="76C24829"/>
    <w:rsid w:val="76D6B6DB"/>
    <w:rsid w:val="76E2611B"/>
    <w:rsid w:val="76E4D5AE"/>
    <w:rsid w:val="76E7249B"/>
    <w:rsid w:val="76E9CF69"/>
    <w:rsid w:val="77037A08"/>
    <w:rsid w:val="7713752D"/>
    <w:rsid w:val="7716AB61"/>
    <w:rsid w:val="772C9003"/>
    <w:rsid w:val="772F8CDF"/>
    <w:rsid w:val="7731C690"/>
    <w:rsid w:val="77548A14"/>
    <w:rsid w:val="7774C9A6"/>
    <w:rsid w:val="77796C7E"/>
    <w:rsid w:val="778FD469"/>
    <w:rsid w:val="77951670"/>
    <w:rsid w:val="7797B80B"/>
    <w:rsid w:val="77AF8570"/>
    <w:rsid w:val="77B0D959"/>
    <w:rsid w:val="77C143BE"/>
    <w:rsid w:val="77C86160"/>
    <w:rsid w:val="77CC4624"/>
    <w:rsid w:val="77D33B68"/>
    <w:rsid w:val="77D7A8D6"/>
    <w:rsid w:val="77DBFC53"/>
    <w:rsid w:val="77FA38FF"/>
    <w:rsid w:val="77FB807D"/>
    <w:rsid w:val="77FD90BB"/>
    <w:rsid w:val="77FEEF18"/>
    <w:rsid w:val="780A4CB0"/>
    <w:rsid w:val="7811E506"/>
    <w:rsid w:val="7814D52C"/>
    <w:rsid w:val="78150FCE"/>
    <w:rsid w:val="7853F4C9"/>
    <w:rsid w:val="785DCE86"/>
    <w:rsid w:val="78625E85"/>
    <w:rsid w:val="786C32EE"/>
    <w:rsid w:val="787BA4B6"/>
    <w:rsid w:val="787C2575"/>
    <w:rsid w:val="78830DBB"/>
    <w:rsid w:val="7883B388"/>
    <w:rsid w:val="788AD5EF"/>
    <w:rsid w:val="7899DCB1"/>
    <w:rsid w:val="78AF43EC"/>
    <w:rsid w:val="78B63386"/>
    <w:rsid w:val="78C01DEF"/>
    <w:rsid w:val="78D006CE"/>
    <w:rsid w:val="78D1682F"/>
    <w:rsid w:val="78E73737"/>
    <w:rsid w:val="78ECBF34"/>
    <w:rsid w:val="790263BE"/>
    <w:rsid w:val="79236846"/>
    <w:rsid w:val="793CCDDD"/>
    <w:rsid w:val="793D6BF6"/>
    <w:rsid w:val="7949BBE4"/>
    <w:rsid w:val="794E4189"/>
    <w:rsid w:val="7957BFBD"/>
    <w:rsid w:val="79591458"/>
    <w:rsid w:val="796E2D2F"/>
    <w:rsid w:val="7977814A"/>
    <w:rsid w:val="79827AA3"/>
    <w:rsid w:val="7982BBF4"/>
    <w:rsid w:val="798D5A2C"/>
    <w:rsid w:val="79A51793"/>
    <w:rsid w:val="79A527E9"/>
    <w:rsid w:val="79AB2D90"/>
    <w:rsid w:val="79B84D8D"/>
    <w:rsid w:val="79C3F89F"/>
    <w:rsid w:val="79DA7C54"/>
    <w:rsid w:val="79DD0A3E"/>
    <w:rsid w:val="79F96E11"/>
    <w:rsid w:val="79F9F1EC"/>
    <w:rsid w:val="7A1BE922"/>
    <w:rsid w:val="7A26FDDB"/>
    <w:rsid w:val="7A308130"/>
    <w:rsid w:val="7A35C652"/>
    <w:rsid w:val="7A3E2F6E"/>
    <w:rsid w:val="7A443388"/>
    <w:rsid w:val="7A445B13"/>
    <w:rsid w:val="7A49B039"/>
    <w:rsid w:val="7A577BED"/>
    <w:rsid w:val="7A7E467B"/>
    <w:rsid w:val="7A8A9C26"/>
    <w:rsid w:val="7A92074D"/>
    <w:rsid w:val="7A989DDC"/>
    <w:rsid w:val="7A99593B"/>
    <w:rsid w:val="7A9AC8F4"/>
    <w:rsid w:val="7AAB8ACF"/>
    <w:rsid w:val="7AB1E582"/>
    <w:rsid w:val="7ABE9E79"/>
    <w:rsid w:val="7ABEF305"/>
    <w:rsid w:val="7ACBC344"/>
    <w:rsid w:val="7AD208FA"/>
    <w:rsid w:val="7AD960FF"/>
    <w:rsid w:val="7ADE73D9"/>
    <w:rsid w:val="7AF07338"/>
    <w:rsid w:val="7B033BA9"/>
    <w:rsid w:val="7B0ACC58"/>
    <w:rsid w:val="7B0EE2D5"/>
    <w:rsid w:val="7B1E454A"/>
    <w:rsid w:val="7B27D27A"/>
    <w:rsid w:val="7B511BDE"/>
    <w:rsid w:val="7B55E0D0"/>
    <w:rsid w:val="7B5ECBDC"/>
    <w:rsid w:val="7B6302D3"/>
    <w:rsid w:val="7B688E06"/>
    <w:rsid w:val="7B797ECF"/>
    <w:rsid w:val="7B7ED74B"/>
    <w:rsid w:val="7BB9BAA0"/>
    <w:rsid w:val="7BBA9B83"/>
    <w:rsid w:val="7BBB5F88"/>
    <w:rsid w:val="7BC357B2"/>
    <w:rsid w:val="7BC50D1D"/>
    <w:rsid w:val="7BC5713E"/>
    <w:rsid w:val="7BCCFEA4"/>
    <w:rsid w:val="7BD166BC"/>
    <w:rsid w:val="7BD7FAB5"/>
    <w:rsid w:val="7BEFD533"/>
    <w:rsid w:val="7BF876F6"/>
    <w:rsid w:val="7BFD851C"/>
    <w:rsid w:val="7C00165A"/>
    <w:rsid w:val="7C068B91"/>
    <w:rsid w:val="7C14690D"/>
    <w:rsid w:val="7C1A4CE6"/>
    <w:rsid w:val="7C3F1D6B"/>
    <w:rsid w:val="7C54A99B"/>
    <w:rsid w:val="7C56E150"/>
    <w:rsid w:val="7C5ED4C0"/>
    <w:rsid w:val="7C67BDCF"/>
    <w:rsid w:val="7C7BC14D"/>
    <w:rsid w:val="7C8B5E46"/>
    <w:rsid w:val="7C911CD6"/>
    <w:rsid w:val="7C9B3EF3"/>
    <w:rsid w:val="7C9E6073"/>
    <w:rsid w:val="7CB8EEC1"/>
    <w:rsid w:val="7CCD6575"/>
    <w:rsid w:val="7CD372AF"/>
    <w:rsid w:val="7CE97DB4"/>
    <w:rsid w:val="7CEE9353"/>
    <w:rsid w:val="7CEF58CC"/>
    <w:rsid w:val="7CF234AA"/>
    <w:rsid w:val="7CF56ABE"/>
    <w:rsid w:val="7CF80D61"/>
    <w:rsid w:val="7D07F1B3"/>
    <w:rsid w:val="7D3A4466"/>
    <w:rsid w:val="7D46A640"/>
    <w:rsid w:val="7D509D52"/>
    <w:rsid w:val="7D603C29"/>
    <w:rsid w:val="7D7B5167"/>
    <w:rsid w:val="7D8009ED"/>
    <w:rsid w:val="7D99DE9C"/>
    <w:rsid w:val="7DA0DB19"/>
    <w:rsid w:val="7DA638C7"/>
    <w:rsid w:val="7DA85776"/>
    <w:rsid w:val="7DF49B38"/>
    <w:rsid w:val="7E01ABC5"/>
    <w:rsid w:val="7E01B277"/>
    <w:rsid w:val="7E188130"/>
    <w:rsid w:val="7E2B9960"/>
    <w:rsid w:val="7E47B4C8"/>
    <w:rsid w:val="7E50265F"/>
    <w:rsid w:val="7E51A0C2"/>
    <w:rsid w:val="7E6366CF"/>
    <w:rsid w:val="7E6A46C0"/>
    <w:rsid w:val="7E80FC65"/>
    <w:rsid w:val="7E89E2F5"/>
    <w:rsid w:val="7EA84129"/>
    <w:rsid w:val="7EA88736"/>
    <w:rsid w:val="7EAE491B"/>
    <w:rsid w:val="7EB1B193"/>
    <w:rsid w:val="7EC05ECC"/>
    <w:rsid w:val="7EC7C4CB"/>
    <w:rsid w:val="7ECA5277"/>
    <w:rsid w:val="7ECA83A3"/>
    <w:rsid w:val="7ECB0C05"/>
    <w:rsid w:val="7ED7A687"/>
    <w:rsid w:val="7ED8E5AE"/>
    <w:rsid w:val="7EDAE968"/>
    <w:rsid w:val="7EE7D3A0"/>
    <w:rsid w:val="7EFB6511"/>
    <w:rsid w:val="7EFD1826"/>
    <w:rsid w:val="7F171581"/>
    <w:rsid w:val="7F24682A"/>
    <w:rsid w:val="7F2904F7"/>
    <w:rsid w:val="7F2DF88C"/>
    <w:rsid w:val="7F3964E7"/>
    <w:rsid w:val="7F5CBE30"/>
    <w:rsid w:val="7F687C64"/>
    <w:rsid w:val="7F6A6E2D"/>
    <w:rsid w:val="7F746EDB"/>
    <w:rsid w:val="7F9BA40E"/>
    <w:rsid w:val="7FA43DAE"/>
    <w:rsid w:val="7FA95927"/>
    <w:rsid w:val="7FBB4616"/>
    <w:rsid w:val="7FC57D24"/>
    <w:rsid w:val="7FCDD622"/>
    <w:rsid w:val="7FE4D396"/>
    <w:rsid w:val="7FEEAF83"/>
    <w:rsid w:val="7FFCB96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99536"/>
  <w15:chartTrackingRefBased/>
  <w15:docId w15:val="{655560B3-BCF8-4D93-B78E-1B4D7B6ED5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Heading1"/>
    <w:qFormat/>
    <w:rsid w:val="00365B21"/>
    <w:rPr>
      <w:rFonts w:ascii="Arial" w:hAnsi="Arial"/>
      <w:sz w:val="22"/>
    </w:rPr>
  </w:style>
  <w:style w:type="paragraph" w:styleId="Heading1">
    <w:name w:val="heading 1"/>
    <w:basedOn w:val="Normal"/>
    <w:next w:val="Normal"/>
    <w:link w:val="Heading1Char"/>
    <w:uiPriority w:val="9"/>
    <w:qFormat/>
    <w:rsid w:val="004715C2"/>
    <w:pPr>
      <w:keepNext/>
      <w:keepLines/>
      <w:numPr>
        <w:numId w:val="15"/>
      </w:numPr>
      <w:spacing w:before="360" w:after="120" w:line="480" w:lineRule="auto"/>
      <w:jc w:val="both"/>
      <w:outlineLvl w:val="0"/>
    </w:pPr>
    <w:rPr>
      <w:rFonts w:eastAsiaTheme="majorEastAsia" w:cstheme="majorBidi"/>
      <w:b/>
      <w:bCs/>
      <w:smallCaps/>
      <w:color w:val="000000" w:themeColor="text1"/>
      <w:sz w:val="28"/>
      <w:szCs w:val="20"/>
      <w:lang w:val="en-SG"/>
    </w:rPr>
  </w:style>
  <w:style w:type="paragraph" w:styleId="Heading2">
    <w:name w:val="heading 2"/>
    <w:basedOn w:val="Normal"/>
    <w:next w:val="Normal"/>
    <w:link w:val="Heading2Char"/>
    <w:uiPriority w:val="9"/>
    <w:unhideWhenUsed/>
    <w:qFormat/>
    <w:rsid w:val="003B7BED"/>
    <w:pPr>
      <w:keepNext/>
      <w:keepLines/>
      <w:numPr>
        <w:ilvl w:val="1"/>
        <w:numId w:val="15"/>
      </w:numPr>
      <w:spacing w:before="240" w:after="120" w:line="360" w:lineRule="auto"/>
      <w:jc w:val="both"/>
      <w:outlineLvl w:val="1"/>
    </w:pPr>
    <w:rPr>
      <w:rFonts w:eastAsiaTheme="majorEastAsia" w:cstheme="majorBidi"/>
      <w:b/>
      <w:bCs/>
      <w:sz w:val="26"/>
      <w:szCs w:val="20"/>
      <w:lang w:val="en-SG"/>
    </w:rPr>
  </w:style>
  <w:style w:type="paragraph" w:styleId="Heading3">
    <w:name w:val="heading 3"/>
    <w:basedOn w:val="Heading2"/>
    <w:next w:val="Normal"/>
    <w:link w:val="Heading3Char"/>
    <w:uiPriority w:val="9"/>
    <w:unhideWhenUsed/>
    <w:qFormat/>
    <w:rsid w:val="004118B8"/>
    <w:pPr>
      <w:numPr>
        <w:ilvl w:val="2"/>
      </w:numPr>
      <w:jc w:val="left"/>
      <w:outlineLvl w:val="2"/>
    </w:pPr>
    <w:rPr>
      <w:sz w:val="24"/>
    </w:rPr>
  </w:style>
  <w:style w:type="paragraph" w:styleId="Heading4">
    <w:name w:val="heading 4"/>
    <w:basedOn w:val="Normal"/>
    <w:next w:val="Normal"/>
    <w:link w:val="Heading4Char"/>
    <w:uiPriority w:val="9"/>
    <w:unhideWhenUsed/>
    <w:qFormat/>
    <w:rsid w:val="004118B8"/>
    <w:pPr>
      <w:keepNext/>
      <w:keepLines/>
      <w:numPr>
        <w:ilvl w:val="3"/>
        <w:numId w:val="15"/>
      </w:numPr>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ED17A5"/>
    <w:pPr>
      <w:numPr>
        <w:ilvl w:val="4"/>
        <w:numId w:val="15"/>
      </w:numPr>
      <w:outlineLvl w:val="4"/>
    </w:pPr>
    <w:rPr>
      <w:i/>
      <w:iCs/>
    </w:rPr>
  </w:style>
  <w:style w:type="paragraph" w:styleId="Heading6">
    <w:name w:val="heading 6"/>
    <w:basedOn w:val="Normal"/>
    <w:next w:val="Normal"/>
    <w:link w:val="Heading6Char"/>
    <w:uiPriority w:val="9"/>
    <w:unhideWhenUsed/>
    <w:qFormat/>
    <w:rsid w:val="00110B63"/>
    <w:pPr>
      <w:keepNext/>
      <w:keepLines/>
      <w:spacing w:before="240" w:after="2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5304"/>
    <w:pPr>
      <w:keepNext/>
      <w:keepLines/>
      <w:spacing w:before="160" w:after="12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715C2"/>
    <w:rPr>
      <w:rFonts w:ascii="Arial" w:hAnsi="Arial" w:eastAsiaTheme="majorEastAsia" w:cstheme="majorBidi"/>
      <w:b/>
      <w:bCs/>
      <w:smallCaps/>
      <w:color w:val="000000" w:themeColor="text1"/>
      <w:sz w:val="28"/>
      <w:szCs w:val="20"/>
      <w:lang w:val="en-SG"/>
    </w:rPr>
  </w:style>
  <w:style w:type="character" w:styleId="Heading2Char" w:customStyle="1">
    <w:name w:val="Heading 2 Char"/>
    <w:basedOn w:val="DefaultParagraphFont"/>
    <w:link w:val="Heading2"/>
    <w:uiPriority w:val="9"/>
    <w:rsid w:val="003B7BED"/>
    <w:rPr>
      <w:rFonts w:ascii="Arial" w:hAnsi="Arial" w:eastAsiaTheme="majorEastAsia" w:cstheme="majorBidi"/>
      <w:b/>
      <w:bCs/>
      <w:sz w:val="26"/>
      <w:szCs w:val="20"/>
      <w:lang w:val="en-SG"/>
    </w:rPr>
  </w:style>
  <w:style w:type="character" w:styleId="Heading3Char" w:customStyle="1">
    <w:name w:val="Heading 3 Char"/>
    <w:basedOn w:val="DefaultParagraphFont"/>
    <w:link w:val="Heading3"/>
    <w:uiPriority w:val="9"/>
    <w:rsid w:val="004118B8"/>
    <w:rPr>
      <w:rFonts w:ascii="Arial" w:hAnsi="Arial" w:eastAsiaTheme="majorEastAsia" w:cstheme="majorBidi"/>
      <w:b/>
      <w:bCs/>
      <w:szCs w:val="20"/>
      <w:lang w:val="en-SG"/>
    </w:rPr>
  </w:style>
  <w:style w:type="character" w:styleId="Heading4Char" w:customStyle="1">
    <w:name w:val="Heading 4 Char"/>
    <w:basedOn w:val="DefaultParagraphFont"/>
    <w:link w:val="Heading4"/>
    <w:uiPriority w:val="9"/>
    <w:rsid w:val="004118B8"/>
    <w:rPr>
      <w:rFonts w:ascii="Arial" w:hAnsi="Arial" w:eastAsiaTheme="majorEastAsia" w:cstheme="majorBidi"/>
      <w:b/>
      <w:iCs/>
      <w:sz w:val="22"/>
    </w:rPr>
  </w:style>
  <w:style w:type="character" w:styleId="Heading5Char" w:customStyle="1">
    <w:name w:val="Heading 5 Char"/>
    <w:basedOn w:val="DefaultParagraphFont"/>
    <w:link w:val="Heading5"/>
    <w:uiPriority w:val="9"/>
    <w:rsid w:val="00ED17A5"/>
    <w:rPr>
      <w:rFonts w:ascii="Arial" w:hAnsi="Arial"/>
      <w:i/>
      <w:iCs/>
      <w:sz w:val="22"/>
    </w:rPr>
  </w:style>
  <w:style w:type="character" w:styleId="Heading6Char" w:customStyle="1">
    <w:name w:val="Heading 6 Char"/>
    <w:basedOn w:val="DefaultParagraphFont"/>
    <w:link w:val="Heading6"/>
    <w:uiPriority w:val="9"/>
    <w:rsid w:val="00110B63"/>
    <w:rPr>
      <w:rFonts w:ascii="Arial" w:hAnsi="Arial" w:eastAsiaTheme="majorEastAsia" w:cstheme="majorBidi"/>
      <w:i/>
      <w:iCs/>
      <w:color w:val="595959" w:themeColor="text1" w:themeTint="A6"/>
      <w:sz w:val="22"/>
    </w:rPr>
  </w:style>
  <w:style w:type="character" w:styleId="Heading7Char" w:customStyle="1">
    <w:name w:val="Heading 7 Char"/>
    <w:basedOn w:val="DefaultParagraphFont"/>
    <w:link w:val="Heading7"/>
    <w:uiPriority w:val="9"/>
    <w:rsid w:val="00825304"/>
    <w:rPr>
      <w:rFonts w:ascii="Arial" w:hAnsi="Arial" w:eastAsiaTheme="majorEastAsia" w:cstheme="majorBidi"/>
      <w:color w:val="595959" w:themeColor="text1" w:themeTint="A6"/>
      <w:sz w:val="22"/>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36D26EA"/>
    <w:pPr>
      <w:ind w:left="720"/>
      <w:contextualSpacing/>
    </w:pPr>
  </w:style>
  <w:style w:type="character" w:styleId="Hyperlink">
    <w:name w:val="Hyperlink"/>
    <w:basedOn w:val="DefaultParagraphFont"/>
    <w:uiPriority w:val="99"/>
    <w:unhideWhenUsed/>
    <w:rsid w:val="736D26EA"/>
    <w:rPr>
      <w:color w:val="467886"/>
      <w:u w:val="single"/>
    </w:rPr>
  </w:style>
  <w:style w:type="table" w:styleId="TableGrid">
    <w:name w:val="Table Grid"/>
    <w:basedOn w:val="TableNormal"/>
    <w:uiPriority w:val="59"/>
    <w:rsid w:val="00FB4123"/>
    <w:pPr>
      <w:spacing w:after="0" w:line="240" w:lineRule="auto"/>
    </w:pPr>
    <w:tblPr/>
  </w:style>
  <w:style w:type="character" w:styleId="CommentReference">
    <w:name w:val="Comment Reference"/>
    <w:basedOn w:val="DefaultParagraphFont"/>
    <w:uiPriority w:val="99"/>
    <w:semiHidden/>
    <w:unhideWhenUsed/>
    <w:rsid w:val="005223B7"/>
    <w:rPr>
      <w:sz w:val="16"/>
      <w:szCs w:val="16"/>
    </w:rPr>
  </w:style>
  <w:style w:type="paragraph" w:styleId="CommentText">
    <w:name w:val="Comment Text"/>
    <w:basedOn w:val="Normal"/>
    <w:link w:val="CommentTextChar"/>
    <w:uiPriority w:val="99"/>
    <w:unhideWhenUsed/>
    <w:rsid w:val="005223B7"/>
    <w:pPr>
      <w:spacing w:line="240" w:lineRule="auto"/>
    </w:pPr>
    <w:rPr>
      <w:sz w:val="20"/>
      <w:szCs w:val="20"/>
    </w:rPr>
  </w:style>
  <w:style w:type="character" w:styleId="CommentTextChar" w:customStyle="1">
    <w:name w:val="Comment Text Char"/>
    <w:basedOn w:val="DefaultParagraphFont"/>
    <w:link w:val="CommentText"/>
    <w:uiPriority w:val="99"/>
    <w:rsid w:val="005223B7"/>
    <w:rPr>
      <w:sz w:val="20"/>
      <w:szCs w:val="20"/>
    </w:rPr>
  </w:style>
  <w:style w:type="paragraph" w:styleId="CommentSubject">
    <w:name w:val="Comment Subject"/>
    <w:basedOn w:val="CommentText"/>
    <w:next w:val="CommentText"/>
    <w:link w:val="CommentSubjectChar"/>
    <w:uiPriority w:val="99"/>
    <w:semiHidden/>
    <w:unhideWhenUsed/>
    <w:rsid w:val="005223B7"/>
    <w:rPr>
      <w:b/>
      <w:bCs/>
    </w:rPr>
  </w:style>
  <w:style w:type="character" w:styleId="CommentSubjectChar" w:customStyle="1">
    <w:name w:val="Comment Subject Char"/>
    <w:basedOn w:val="CommentTextChar"/>
    <w:link w:val="CommentSubject"/>
    <w:uiPriority w:val="99"/>
    <w:semiHidden/>
    <w:rsid w:val="005223B7"/>
    <w:rPr>
      <w:b/>
      <w:bCs/>
      <w:sz w:val="20"/>
      <w:szCs w:val="20"/>
    </w:rPr>
  </w:style>
  <w:style w:type="paragraph" w:styleId="Revision">
    <w:name w:val="Revision"/>
    <w:hidden/>
    <w:uiPriority w:val="99"/>
    <w:semiHidden/>
    <w:rsid w:val="00AF5810"/>
    <w:pPr>
      <w:spacing w:after="0" w:line="240" w:lineRule="auto"/>
    </w:pPr>
  </w:style>
  <w:style w:type="paragraph" w:styleId="TOC1">
    <w:name w:val="toc 1"/>
    <w:basedOn w:val="Normal"/>
    <w:next w:val="Normal"/>
    <w:uiPriority w:val="39"/>
    <w:unhideWhenUsed/>
    <w:rsid w:val="00005085"/>
    <w:pPr>
      <w:spacing w:after="100"/>
    </w:pPr>
  </w:style>
  <w:style w:type="paragraph" w:styleId="TOC2">
    <w:name w:val="toc 2"/>
    <w:basedOn w:val="Normal"/>
    <w:next w:val="Normal"/>
    <w:uiPriority w:val="39"/>
    <w:unhideWhenUsed/>
    <w:rsid w:val="00005085"/>
    <w:pPr>
      <w:spacing w:after="100"/>
      <w:ind w:left="220"/>
    </w:pPr>
  </w:style>
  <w:style w:type="paragraph" w:styleId="TOC3">
    <w:name w:val="toc 3"/>
    <w:basedOn w:val="Normal"/>
    <w:next w:val="Normal"/>
    <w:uiPriority w:val="39"/>
    <w:unhideWhenUsed/>
    <w:rsid w:val="00005085"/>
    <w:pPr>
      <w:spacing w:after="100"/>
      <w:ind w:left="440"/>
    </w:pPr>
  </w:style>
  <w:style w:type="paragraph" w:styleId="TOC4">
    <w:name w:val="toc 4"/>
    <w:basedOn w:val="Normal"/>
    <w:next w:val="Normal"/>
    <w:uiPriority w:val="39"/>
    <w:unhideWhenUsed/>
    <w:rsid w:val="0062727D"/>
    <w:pPr>
      <w:spacing w:after="100"/>
      <w:ind w:left="660"/>
    </w:pPr>
  </w:style>
  <w:style w:type="paragraph" w:styleId="Header">
    <w:name w:val="header"/>
    <w:basedOn w:val="Normal"/>
    <w:link w:val="HeaderChar"/>
    <w:uiPriority w:val="99"/>
    <w:unhideWhenUsed/>
    <w:rsid w:val="001034CA"/>
    <w:pPr>
      <w:tabs>
        <w:tab w:val="center" w:pos="4513"/>
        <w:tab w:val="right" w:pos="9026"/>
      </w:tabs>
      <w:spacing w:after="0" w:line="240" w:lineRule="auto"/>
    </w:pPr>
  </w:style>
  <w:style w:type="character" w:styleId="HeaderChar" w:customStyle="1">
    <w:name w:val="Header Char"/>
    <w:basedOn w:val="DefaultParagraphFont"/>
    <w:link w:val="Header"/>
    <w:uiPriority w:val="99"/>
    <w:rsid w:val="001034CA"/>
  </w:style>
  <w:style w:type="paragraph" w:styleId="Footer">
    <w:name w:val="footer"/>
    <w:basedOn w:val="Normal"/>
    <w:link w:val="FooterChar"/>
    <w:uiPriority w:val="99"/>
    <w:unhideWhenUsed/>
    <w:rsid w:val="001034CA"/>
    <w:pPr>
      <w:tabs>
        <w:tab w:val="center" w:pos="4513"/>
        <w:tab w:val="right" w:pos="9026"/>
      </w:tabs>
      <w:spacing w:after="0" w:line="240" w:lineRule="auto"/>
    </w:pPr>
  </w:style>
  <w:style w:type="character" w:styleId="FooterChar" w:customStyle="1">
    <w:name w:val="Footer Char"/>
    <w:basedOn w:val="DefaultParagraphFont"/>
    <w:link w:val="Footer"/>
    <w:uiPriority w:val="99"/>
    <w:rsid w:val="001034CA"/>
  </w:style>
  <w:style w:type="paragraph" w:styleId="NormalWeb">
    <w:name w:val="Normal (Web)"/>
    <w:basedOn w:val="Normal"/>
    <w:uiPriority w:val="99"/>
    <w:semiHidden/>
    <w:unhideWhenUsed/>
    <w:rsid w:val="001F1F58"/>
    <w:rPr>
      <w:rFonts w:ascii="Times New Roman" w:hAnsi="Times New Roman" w:cs="Times New Roman"/>
    </w:rPr>
  </w:style>
  <w:style w:type="character" w:styleId="UnresolvedMention">
    <w:name w:val="Unresolved Mention"/>
    <w:basedOn w:val="DefaultParagraphFont"/>
    <w:uiPriority w:val="99"/>
    <w:semiHidden/>
    <w:unhideWhenUsed/>
    <w:rsid w:val="00822925"/>
    <w:rPr>
      <w:color w:val="605E5C"/>
      <w:shd w:val="clear" w:color="auto" w:fill="E1DFDD"/>
    </w:rPr>
  </w:style>
  <w:style w:type="character" w:styleId="FollowedHyperlink">
    <w:name w:val="FollowedHyperlink"/>
    <w:basedOn w:val="DefaultParagraphFont"/>
    <w:uiPriority w:val="99"/>
    <w:semiHidden/>
    <w:unhideWhenUsed/>
    <w:rsid w:val="00C66921"/>
    <w:rPr>
      <w:color w:val="96607D" w:themeColor="followedHyperlink"/>
      <w:u w:val="single"/>
    </w:rPr>
  </w:style>
  <w:style w:type="character" w:styleId="Mention">
    <w:name w:val="Mention"/>
    <w:basedOn w:val="DefaultParagraphFont"/>
    <w:uiPriority w:val="99"/>
    <w:unhideWhenUsed/>
    <w:rsid w:val="007B747F"/>
    <w:rPr>
      <w:color w:val="2B579A"/>
      <w:shd w:val="clear" w:color="auto" w:fill="E1DFDD"/>
    </w:rPr>
  </w:style>
  <w:style w:type="character" w:styleId="Strong">
    <w:name w:val="Strong"/>
    <w:basedOn w:val="DefaultParagraphFont"/>
    <w:uiPriority w:val="22"/>
    <w:qFormat/>
    <w:rsid w:val="0029678E"/>
    <w:rPr>
      <w:b/>
      <w:bCs/>
    </w:rPr>
  </w:style>
  <w:style w:type="character" w:styleId="HTMLCode">
    <w:name w:val="HTML Code"/>
    <w:basedOn w:val="DefaultParagraphFont"/>
    <w:uiPriority w:val="99"/>
    <w:semiHidden/>
    <w:unhideWhenUsed/>
    <w:rsid w:val="0029678E"/>
    <w:rPr>
      <w:rFonts w:ascii="Courier New" w:hAnsi="Courier New" w:eastAsia="Times New Roman" w:cs="Courier New"/>
      <w:sz w:val="20"/>
      <w:szCs w:val="20"/>
    </w:rPr>
  </w:style>
  <w:style w:type="paragraph" w:styleId="TOCHeading">
    <w:name w:val="TOC Heading"/>
    <w:basedOn w:val="Heading1"/>
    <w:next w:val="Normal"/>
    <w:uiPriority w:val="39"/>
    <w:unhideWhenUsed/>
    <w:qFormat/>
    <w:rsid w:val="00F57B7A"/>
    <w:pPr>
      <w:numPr>
        <w:numId w:val="0"/>
      </w:numPr>
      <w:spacing w:before="240" w:after="0" w:line="259" w:lineRule="auto"/>
      <w:jc w:val="left"/>
      <w:outlineLvl w:val="9"/>
    </w:pPr>
    <w:rPr>
      <w:b w:val="0"/>
      <w:bCs w:val="0"/>
      <w:smallCaps w:val="0"/>
      <w:color w:val="0F4761" w:themeColor="accent1" w:themeShade="BF"/>
      <w:sz w:val="32"/>
      <w:szCs w:val="32"/>
      <w:lang w:val="en-US" w:eastAsia="en-US"/>
    </w:rPr>
  </w:style>
  <w:style w:type="paragraph" w:styleId="Caption">
    <w:name w:val="caption"/>
    <w:basedOn w:val="Normal"/>
    <w:next w:val="Normal"/>
    <w:uiPriority w:val="35"/>
    <w:unhideWhenUsed/>
    <w:qFormat/>
    <w:rsid w:val="002055E5"/>
    <w:pPr>
      <w:spacing w:after="200" w:line="240" w:lineRule="auto"/>
    </w:pPr>
    <w:rPr>
      <w:i/>
      <w:iCs/>
      <w:color w:val="0E2841" w:themeColor="text2"/>
      <w:sz w:val="18"/>
      <w:szCs w:val="18"/>
    </w:rPr>
  </w:style>
  <w:style w:type="paragraph" w:styleId="NoSpacing">
    <w:name w:val="No Spacing"/>
    <w:uiPriority w:val="1"/>
    <w:qFormat/>
    <w:rsid w:val="009A1763"/>
    <w:pPr>
      <w:spacing w:after="0" w:line="240" w:lineRule="auto"/>
    </w:pPr>
    <w:rPr>
      <w:sz w:val="22"/>
    </w:rPr>
  </w:style>
  <w:style w:type="table" w:styleId="TableGridLight">
    <w:name w:val="Grid Table Light"/>
    <w:basedOn w:val="TableNormal"/>
    <w:uiPriority w:val="40"/>
    <w:rsid w:val="0063697A"/>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5">
    <w:name w:val="toc 5"/>
    <w:basedOn w:val="Normal"/>
    <w:next w:val="Normal"/>
    <w:autoRedefine/>
    <w:uiPriority w:val="39"/>
    <w:unhideWhenUsed/>
    <w:rsid w:val="00D8468F"/>
    <w:pPr>
      <w:spacing w:after="100"/>
      <w:ind w:left="880"/>
    </w:pPr>
  </w:style>
  <w:style w:type="paragraph" w:styleId="TOC6">
    <w:name w:val="toc 6"/>
    <w:basedOn w:val="Normal"/>
    <w:next w:val="Normal"/>
    <w:autoRedefine/>
    <w:uiPriority w:val="39"/>
    <w:unhideWhenUsed/>
    <w:rsid w:val="00D8468F"/>
    <w:pPr>
      <w:spacing w:after="100"/>
      <w:ind w:left="1200"/>
    </w:pPr>
    <w:rPr>
      <w:rFonts w:asciiTheme="minorHAnsi" w:hAnsiTheme="minorHAnsi"/>
      <w:kern w:val="2"/>
      <w:sz w:val="24"/>
      <w:lang w:eastAsia="zh-CN"/>
      <w14:ligatures w14:val="standardContextual"/>
    </w:rPr>
  </w:style>
  <w:style w:type="paragraph" w:styleId="TOC7">
    <w:name w:val="toc 7"/>
    <w:basedOn w:val="Normal"/>
    <w:next w:val="Normal"/>
    <w:autoRedefine/>
    <w:uiPriority w:val="39"/>
    <w:unhideWhenUsed/>
    <w:rsid w:val="00D8468F"/>
    <w:pPr>
      <w:spacing w:after="100"/>
      <w:ind w:left="1440"/>
    </w:pPr>
    <w:rPr>
      <w:rFonts w:asciiTheme="minorHAnsi" w:hAnsiTheme="minorHAnsi"/>
      <w:kern w:val="2"/>
      <w:sz w:val="24"/>
      <w:lang w:eastAsia="zh-CN"/>
      <w14:ligatures w14:val="standardContextual"/>
    </w:rPr>
  </w:style>
  <w:style w:type="paragraph" w:styleId="TOC8">
    <w:name w:val="toc 8"/>
    <w:basedOn w:val="Normal"/>
    <w:next w:val="Normal"/>
    <w:autoRedefine/>
    <w:uiPriority w:val="39"/>
    <w:unhideWhenUsed/>
    <w:rsid w:val="00D8468F"/>
    <w:pPr>
      <w:spacing w:after="100"/>
      <w:ind w:left="1680"/>
    </w:pPr>
    <w:rPr>
      <w:rFonts w:asciiTheme="minorHAnsi" w:hAnsiTheme="minorHAnsi"/>
      <w:kern w:val="2"/>
      <w:sz w:val="24"/>
      <w:lang w:eastAsia="zh-CN"/>
      <w14:ligatures w14:val="standardContextual"/>
    </w:rPr>
  </w:style>
  <w:style w:type="paragraph" w:styleId="TOC9">
    <w:name w:val="toc 9"/>
    <w:basedOn w:val="Normal"/>
    <w:next w:val="Normal"/>
    <w:autoRedefine/>
    <w:uiPriority w:val="39"/>
    <w:unhideWhenUsed/>
    <w:rsid w:val="00D8468F"/>
    <w:pPr>
      <w:spacing w:after="100"/>
      <w:ind w:left="1920"/>
    </w:pPr>
    <w:rPr>
      <w:rFonts w:asciiTheme="minorHAnsi" w:hAnsiTheme="minorHAnsi"/>
      <w:kern w:val="2"/>
      <w:sz w:val="24"/>
      <w:lang w:eastAsia="zh-CN"/>
      <w14:ligatures w14:val="standardContextual"/>
    </w:rPr>
  </w:style>
  <w:style w:type="table" w:styleId="GridTable1Light">
    <w:name w:val="Grid Table 1 Light"/>
    <w:basedOn w:val="TableNormal"/>
    <w:uiPriority w:val="46"/>
    <w:rsid w:val="00B6721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6048">
      <w:bodyDiv w:val="1"/>
      <w:marLeft w:val="0"/>
      <w:marRight w:val="0"/>
      <w:marTop w:val="0"/>
      <w:marBottom w:val="0"/>
      <w:divBdr>
        <w:top w:val="none" w:sz="0" w:space="0" w:color="auto"/>
        <w:left w:val="none" w:sz="0" w:space="0" w:color="auto"/>
        <w:bottom w:val="none" w:sz="0" w:space="0" w:color="auto"/>
        <w:right w:val="none" w:sz="0" w:space="0" w:color="auto"/>
      </w:divBdr>
    </w:div>
    <w:div w:id="7023247">
      <w:bodyDiv w:val="1"/>
      <w:marLeft w:val="0"/>
      <w:marRight w:val="0"/>
      <w:marTop w:val="0"/>
      <w:marBottom w:val="0"/>
      <w:divBdr>
        <w:top w:val="none" w:sz="0" w:space="0" w:color="auto"/>
        <w:left w:val="none" w:sz="0" w:space="0" w:color="auto"/>
        <w:bottom w:val="none" w:sz="0" w:space="0" w:color="auto"/>
        <w:right w:val="none" w:sz="0" w:space="0" w:color="auto"/>
      </w:divBdr>
    </w:div>
    <w:div w:id="14426918">
      <w:bodyDiv w:val="1"/>
      <w:marLeft w:val="0"/>
      <w:marRight w:val="0"/>
      <w:marTop w:val="0"/>
      <w:marBottom w:val="0"/>
      <w:divBdr>
        <w:top w:val="none" w:sz="0" w:space="0" w:color="auto"/>
        <w:left w:val="none" w:sz="0" w:space="0" w:color="auto"/>
        <w:bottom w:val="none" w:sz="0" w:space="0" w:color="auto"/>
        <w:right w:val="none" w:sz="0" w:space="0" w:color="auto"/>
      </w:divBdr>
    </w:div>
    <w:div w:id="62408467">
      <w:bodyDiv w:val="1"/>
      <w:marLeft w:val="0"/>
      <w:marRight w:val="0"/>
      <w:marTop w:val="0"/>
      <w:marBottom w:val="0"/>
      <w:divBdr>
        <w:top w:val="none" w:sz="0" w:space="0" w:color="auto"/>
        <w:left w:val="none" w:sz="0" w:space="0" w:color="auto"/>
        <w:bottom w:val="none" w:sz="0" w:space="0" w:color="auto"/>
        <w:right w:val="none" w:sz="0" w:space="0" w:color="auto"/>
      </w:divBdr>
      <w:divsChild>
        <w:div w:id="338584713">
          <w:marLeft w:val="0"/>
          <w:marRight w:val="0"/>
          <w:marTop w:val="0"/>
          <w:marBottom w:val="0"/>
          <w:divBdr>
            <w:top w:val="none" w:sz="0" w:space="0" w:color="auto"/>
            <w:left w:val="none" w:sz="0" w:space="0" w:color="auto"/>
            <w:bottom w:val="none" w:sz="0" w:space="0" w:color="auto"/>
            <w:right w:val="none" w:sz="0" w:space="0" w:color="auto"/>
          </w:divBdr>
          <w:divsChild>
            <w:div w:id="849568835">
              <w:marLeft w:val="0"/>
              <w:marRight w:val="0"/>
              <w:marTop w:val="0"/>
              <w:marBottom w:val="0"/>
              <w:divBdr>
                <w:top w:val="none" w:sz="0" w:space="0" w:color="auto"/>
                <w:left w:val="none" w:sz="0" w:space="0" w:color="auto"/>
                <w:bottom w:val="none" w:sz="0" w:space="0" w:color="auto"/>
                <w:right w:val="none" w:sz="0" w:space="0" w:color="auto"/>
              </w:divBdr>
            </w:div>
            <w:div w:id="2077581352">
              <w:marLeft w:val="0"/>
              <w:marRight w:val="0"/>
              <w:marTop w:val="0"/>
              <w:marBottom w:val="0"/>
              <w:divBdr>
                <w:top w:val="none" w:sz="0" w:space="0" w:color="auto"/>
                <w:left w:val="none" w:sz="0" w:space="0" w:color="auto"/>
                <w:bottom w:val="none" w:sz="0" w:space="0" w:color="auto"/>
                <w:right w:val="none" w:sz="0" w:space="0" w:color="auto"/>
              </w:divBdr>
            </w:div>
            <w:div w:id="211551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8093">
      <w:bodyDiv w:val="1"/>
      <w:marLeft w:val="0"/>
      <w:marRight w:val="0"/>
      <w:marTop w:val="0"/>
      <w:marBottom w:val="0"/>
      <w:divBdr>
        <w:top w:val="none" w:sz="0" w:space="0" w:color="auto"/>
        <w:left w:val="none" w:sz="0" w:space="0" w:color="auto"/>
        <w:bottom w:val="none" w:sz="0" w:space="0" w:color="auto"/>
        <w:right w:val="none" w:sz="0" w:space="0" w:color="auto"/>
      </w:divBdr>
    </w:div>
    <w:div w:id="111021914">
      <w:bodyDiv w:val="1"/>
      <w:marLeft w:val="0"/>
      <w:marRight w:val="0"/>
      <w:marTop w:val="0"/>
      <w:marBottom w:val="0"/>
      <w:divBdr>
        <w:top w:val="none" w:sz="0" w:space="0" w:color="auto"/>
        <w:left w:val="none" w:sz="0" w:space="0" w:color="auto"/>
        <w:bottom w:val="none" w:sz="0" w:space="0" w:color="auto"/>
        <w:right w:val="none" w:sz="0" w:space="0" w:color="auto"/>
      </w:divBdr>
    </w:div>
    <w:div w:id="122160541">
      <w:bodyDiv w:val="1"/>
      <w:marLeft w:val="0"/>
      <w:marRight w:val="0"/>
      <w:marTop w:val="0"/>
      <w:marBottom w:val="0"/>
      <w:divBdr>
        <w:top w:val="none" w:sz="0" w:space="0" w:color="auto"/>
        <w:left w:val="none" w:sz="0" w:space="0" w:color="auto"/>
        <w:bottom w:val="none" w:sz="0" w:space="0" w:color="auto"/>
        <w:right w:val="none" w:sz="0" w:space="0" w:color="auto"/>
      </w:divBdr>
    </w:div>
    <w:div w:id="135075298">
      <w:bodyDiv w:val="1"/>
      <w:marLeft w:val="0"/>
      <w:marRight w:val="0"/>
      <w:marTop w:val="0"/>
      <w:marBottom w:val="0"/>
      <w:divBdr>
        <w:top w:val="none" w:sz="0" w:space="0" w:color="auto"/>
        <w:left w:val="none" w:sz="0" w:space="0" w:color="auto"/>
        <w:bottom w:val="none" w:sz="0" w:space="0" w:color="auto"/>
        <w:right w:val="none" w:sz="0" w:space="0" w:color="auto"/>
      </w:divBdr>
    </w:div>
    <w:div w:id="140386060">
      <w:bodyDiv w:val="1"/>
      <w:marLeft w:val="0"/>
      <w:marRight w:val="0"/>
      <w:marTop w:val="0"/>
      <w:marBottom w:val="0"/>
      <w:divBdr>
        <w:top w:val="none" w:sz="0" w:space="0" w:color="auto"/>
        <w:left w:val="none" w:sz="0" w:space="0" w:color="auto"/>
        <w:bottom w:val="none" w:sz="0" w:space="0" w:color="auto"/>
        <w:right w:val="none" w:sz="0" w:space="0" w:color="auto"/>
      </w:divBdr>
    </w:div>
    <w:div w:id="149517147">
      <w:bodyDiv w:val="1"/>
      <w:marLeft w:val="0"/>
      <w:marRight w:val="0"/>
      <w:marTop w:val="0"/>
      <w:marBottom w:val="0"/>
      <w:divBdr>
        <w:top w:val="none" w:sz="0" w:space="0" w:color="auto"/>
        <w:left w:val="none" w:sz="0" w:space="0" w:color="auto"/>
        <w:bottom w:val="none" w:sz="0" w:space="0" w:color="auto"/>
        <w:right w:val="none" w:sz="0" w:space="0" w:color="auto"/>
      </w:divBdr>
      <w:divsChild>
        <w:div w:id="180243655">
          <w:marLeft w:val="0"/>
          <w:marRight w:val="0"/>
          <w:marTop w:val="0"/>
          <w:marBottom w:val="0"/>
          <w:divBdr>
            <w:top w:val="none" w:sz="0" w:space="0" w:color="auto"/>
            <w:left w:val="none" w:sz="0" w:space="0" w:color="auto"/>
            <w:bottom w:val="none" w:sz="0" w:space="0" w:color="auto"/>
            <w:right w:val="none" w:sz="0" w:space="0" w:color="auto"/>
          </w:divBdr>
          <w:divsChild>
            <w:div w:id="19286825">
              <w:marLeft w:val="0"/>
              <w:marRight w:val="0"/>
              <w:marTop w:val="0"/>
              <w:marBottom w:val="0"/>
              <w:divBdr>
                <w:top w:val="none" w:sz="0" w:space="0" w:color="auto"/>
                <w:left w:val="none" w:sz="0" w:space="0" w:color="auto"/>
                <w:bottom w:val="none" w:sz="0" w:space="0" w:color="auto"/>
                <w:right w:val="none" w:sz="0" w:space="0" w:color="auto"/>
              </w:divBdr>
            </w:div>
            <w:div w:id="24140306">
              <w:marLeft w:val="0"/>
              <w:marRight w:val="0"/>
              <w:marTop w:val="0"/>
              <w:marBottom w:val="0"/>
              <w:divBdr>
                <w:top w:val="none" w:sz="0" w:space="0" w:color="auto"/>
                <w:left w:val="none" w:sz="0" w:space="0" w:color="auto"/>
                <w:bottom w:val="none" w:sz="0" w:space="0" w:color="auto"/>
                <w:right w:val="none" w:sz="0" w:space="0" w:color="auto"/>
              </w:divBdr>
            </w:div>
            <w:div w:id="52699301">
              <w:marLeft w:val="0"/>
              <w:marRight w:val="0"/>
              <w:marTop w:val="0"/>
              <w:marBottom w:val="0"/>
              <w:divBdr>
                <w:top w:val="none" w:sz="0" w:space="0" w:color="auto"/>
                <w:left w:val="none" w:sz="0" w:space="0" w:color="auto"/>
                <w:bottom w:val="none" w:sz="0" w:space="0" w:color="auto"/>
                <w:right w:val="none" w:sz="0" w:space="0" w:color="auto"/>
              </w:divBdr>
            </w:div>
            <w:div w:id="55861322">
              <w:marLeft w:val="0"/>
              <w:marRight w:val="0"/>
              <w:marTop w:val="0"/>
              <w:marBottom w:val="0"/>
              <w:divBdr>
                <w:top w:val="none" w:sz="0" w:space="0" w:color="auto"/>
                <w:left w:val="none" w:sz="0" w:space="0" w:color="auto"/>
                <w:bottom w:val="none" w:sz="0" w:space="0" w:color="auto"/>
                <w:right w:val="none" w:sz="0" w:space="0" w:color="auto"/>
              </w:divBdr>
            </w:div>
            <w:div w:id="78526791">
              <w:marLeft w:val="0"/>
              <w:marRight w:val="0"/>
              <w:marTop w:val="0"/>
              <w:marBottom w:val="0"/>
              <w:divBdr>
                <w:top w:val="none" w:sz="0" w:space="0" w:color="auto"/>
                <w:left w:val="none" w:sz="0" w:space="0" w:color="auto"/>
                <w:bottom w:val="none" w:sz="0" w:space="0" w:color="auto"/>
                <w:right w:val="none" w:sz="0" w:space="0" w:color="auto"/>
              </w:divBdr>
            </w:div>
            <w:div w:id="87773047">
              <w:marLeft w:val="0"/>
              <w:marRight w:val="0"/>
              <w:marTop w:val="0"/>
              <w:marBottom w:val="0"/>
              <w:divBdr>
                <w:top w:val="none" w:sz="0" w:space="0" w:color="auto"/>
                <w:left w:val="none" w:sz="0" w:space="0" w:color="auto"/>
                <w:bottom w:val="none" w:sz="0" w:space="0" w:color="auto"/>
                <w:right w:val="none" w:sz="0" w:space="0" w:color="auto"/>
              </w:divBdr>
            </w:div>
            <w:div w:id="105850091">
              <w:marLeft w:val="0"/>
              <w:marRight w:val="0"/>
              <w:marTop w:val="0"/>
              <w:marBottom w:val="0"/>
              <w:divBdr>
                <w:top w:val="none" w:sz="0" w:space="0" w:color="auto"/>
                <w:left w:val="none" w:sz="0" w:space="0" w:color="auto"/>
                <w:bottom w:val="none" w:sz="0" w:space="0" w:color="auto"/>
                <w:right w:val="none" w:sz="0" w:space="0" w:color="auto"/>
              </w:divBdr>
            </w:div>
            <w:div w:id="114059386">
              <w:marLeft w:val="0"/>
              <w:marRight w:val="0"/>
              <w:marTop w:val="0"/>
              <w:marBottom w:val="0"/>
              <w:divBdr>
                <w:top w:val="none" w:sz="0" w:space="0" w:color="auto"/>
                <w:left w:val="none" w:sz="0" w:space="0" w:color="auto"/>
                <w:bottom w:val="none" w:sz="0" w:space="0" w:color="auto"/>
                <w:right w:val="none" w:sz="0" w:space="0" w:color="auto"/>
              </w:divBdr>
            </w:div>
            <w:div w:id="121197618">
              <w:marLeft w:val="0"/>
              <w:marRight w:val="0"/>
              <w:marTop w:val="0"/>
              <w:marBottom w:val="0"/>
              <w:divBdr>
                <w:top w:val="none" w:sz="0" w:space="0" w:color="auto"/>
                <w:left w:val="none" w:sz="0" w:space="0" w:color="auto"/>
                <w:bottom w:val="none" w:sz="0" w:space="0" w:color="auto"/>
                <w:right w:val="none" w:sz="0" w:space="0" w:color="auto"/>
              </w:divBdr>
            </w:div>
            <w:div w:id="167599324">
              <w:marLeft w:val="0"/>
              <w:marRight w:val="0"/>
              <w:marTop w:val="0"/>
              <w:marBottom w:val="0"/>
              <w:divBdr>
                <w:top w:val="none" w:sz="0" w:space="0" w:color="auto"/>
                <w:left w:val="none" w:sz="0" w:space="0" w:color="auto"/>
                <w:bottom w:val="none" w:sz="0" w:space="0" w:color="auto"/>
                <w:right w:val="none" w:sz="0" w:space="0" w:color="auto"/>
              </w:divBdr>
            </w:div>
            <w:div w:id="200751290">
              <w:marLeft w:val="0"/>
              <w:marRight w:val="0"/>
              <w:marTop w:val="0"/>
              <w:marBottom w:val="0"/>
              <w:divBdr>
                <w:top w:val="none" w:sz="0" w:space="0" w:color="auto"/>
                <w:left w:val="none" w:sz="0" w:space="0" w:color="auto"/>
                <w:bottom w:val="none" w:sz="0" w:space="0" w:color="auto"/>
                <w:right w:val="none" w:sz="0" w:space="0" w:color="auto"/>
              </w:divBdr>
            </w:div>
            <w:div w:id="213856373">
              <w:marLeft w:val="0"/>
              <w:marRight w:val="0"/>
              <w:marTop w:val="0"/>
              <w:marBottom w:val="0"/>
              <w:divBdr>
                <w:top w:val="none" w:sz="0" w:space="0" w:color="auto"/>
                <w:left w:val="none" w:sz="0" w:space="0" w:color="auto"/>
                <w:bottom w:val="none" w:sz="0" w:space="0" w:color="auto"/>
                <w:right w:val="none" w:sz="0" w:space="0" w:color="auto"/>
              </w:divBdr>
            </w:div>
            <w:div w:id="217787974">
              <w:marLeft w:val="0"/>
              <w:marRight w:val="0"/>
              <w:marTop w:val="0"/>
              <w:marBottom w:val="0"/>
              <w:divBdr>
                <w:top w:val="none" w:sz="0" w:space="0" w:color="auto"/>
                <w:left w:val="none" w:sz="0" w:space="0" w:color="auto"/>
                <w:bottom w:val="none" w:sz="0" w:space="0" w:color="auto"/>
                <w:right w:val="none" w:sz="0" w:space="0" w:color="auto"/>
              </w:divBdr>
            </w:div>
            <w:div w:id="220872770">
              <w:marLeft w:val="0"/>
              <w:marRight w:val="0"/>
              <w:marTop w:val="0"/>
              <w:marBottom w:val="0"/>
              <w:divBdr>
                <w:top w:val="none" w:sz="0" w:space="0" w:color="auto"/>
                <w:left w:val="none" w:sz="0" w:space="0" w:color="auto"/>
                <w:bottom w:val="none" w:sz="0" w:space="0" w:color="auto"/>
                <w:right w:val="none" w:sz="0" w:space="0" w:color="auto"/>
              </w:divBdr>
            </w:div>
            <w:div w:id="221721063">
              <w:marLeft w:val="0"/>
              <w:marRight w:val="0"/>
              <w:marTop w:val="0"/>
              <w:marBottom w:val="0"/>
              <w:divBdr>
                <w:top w:val="none" w:sz="0" w:space="0" w:color="auto"/>
                <w:left w:val="none" w:sz="0" w:space="0" w:color="auto"/>
                <w:bottom w:val="none" w:sz="0" w:space="0" w:color="auto"/>
                <w:right w:val="none" w:sz="0" w:space="0" w:color="auto"/>
              </w:divBdr>
            </w:div>
            <w:div w:id="224878633">
              <w:marLeft w:val="0"/>
              <w:marRight w:val="0"/>
              <w:marTop w:val="0"/>
              <w:marBottom w:val="0"/>
              <w:divBdr>
                <w:top w:val="none" w:sz="0" w:space="0" w:color="auto"/>
                <w:left w:val="none" w:sz="0" w:space="0" w:color="auto"/>
                <w:bottom w:val="none" w:sz="0" w:space="0" w:color="auto"/>
                <w:right w:val="none" w:sz="0" w:space="0" w:color="auto"/>
              </w:divBdr>
            </w:div>
            <w:div w:id="259147112">
              <w:marLeft w:val="0"/>
              <w:marRight w:val="0"/>
              <w:marTop w:val="0"/>
              <w:marBottom w:val="0"/>
              <w:divBdr>
                <w:top w:val="none" w:sz="0" w:space="0" w:color="auto"/>
                <w:left w:val="none" w:sz="0" w:space="0" w:color="auto"/>
                <w:bottom w:val="none" w:sz="0" w:space="0" w:color="auto"/>
                <w:right w:val="none" w:sz="0" w:space="0" w:color="auto"/>
              </w:divBdr>
            </w:div>
            <w:div w:id="270016333">
              <w:marLeft w:val="0"/>
              <w:marRight w:val="0"/>
              <w:marTop w:val="0"/>
              <w:marBottom w:val="0"/>
              <w:divBdr>
                <w:top w:val="none" w:sz="0" w:space="0" w:color="auto"/>
                <w:left w:val="none" w:sz="0" w:space="0" w:color="auto"/>
                <w:bottom w:val="none" w:sz="0" w:space="0" w:color="auto"/>
                <w:right w:val="none" w:sz="0" w:space="0" w:color="auto"/>
              </w:divBdr>
            </w:div>
            <w:div w:id="286206376">
              <w:marLeft w:val="0"/>
              <w:marRight w:val="0"/>
              <w:marTop w:val="0"/>
              <w:marBottom w:val="0"/>
              <w:divBdr>
                <w:top w:val="none" w:sz="0" w:space="0" w:color="auto"/>
                <w:left w:val="none" w:sz="0" w:space="0" w:color="auto"/>
                <w:bottom w:val="none" w:sz="0" w:space="0" w:color="auto"/>
                <w:right w:val="none" w:sz="0" w:space="0" w:color="auto"/>
              </w:divBdr>
            </w:div>
            <w:div w:id="313685634">
              <w:marLeft w:val="0"/>
              <w:marRight w:val="0"/>
              <w:marTop w:val="0"/>
              <w:marBottom w:val="0"/>
              <w:divBdr>
                <w:top w:val="none" w:sz="0" w:space="0" w:color="auto"/>
                <w:left w:val="none" w:sz="0" w:space="0" w:color="auto"/>
                <w:bottom w:val="none" w:sz="0" w:space="0" w:color="auto"/>
                <w:right w:val="none" w:sz="0" w:space="0" w:color="auto"/>
              </w:divBdr>
            </w:div>
            <w:div w:id="364140007">
              <w:marLeft w:val="0"/>
              <w:marRight w:val="0"/>
              <w:marTop w:val="0"/>
              <w:marBottom w:val="0"/>
              <w:divBdr>
                <w:top w:val="none" w:sz="0" w:space="0" w:color="auto"/>
                <w:left w:val="none" w:sz="0" w:space="0" w:color="auto"/>
                <w:bottom w:val="none" w:sz="0" w:space="0" w:color="auto"/>
                <w:right w:val="none" w:sz="0" w:space="0" w:color="auto"/>
              </w:divBdr>
            </w:div>
            <w:div w:id="395469218">
              <w:marLeft w:val="0"/>
              <w:marRight w:val="0"/>
              <w:marTop w:val="0"/>
              <w:marBottom w:val="0"/>
              <w:divBdr>
                <w:top w:val="none" w:sz="0" w:space="0" w:color="auto"/>
                <w:left w:val="none" w:sz="0" w:space="0" w:color="auto"/>
                <w:bottom w:val="none" w:sz="0" w:space="0" w:color="auto"/>
                <w:right w:val="none" w:sz="0" w:space="0" w:color="auto"/>
              </w:divBdr>
            </w:div>
            <w:div w:id="405886840">
              <w:marLeft w:val="0"/>
              <w:marRight w:val="0"/>
              <w:marTop w:val="0"/>
              <w:marBottom w:val="0"/>
              <w:divBdr>
                <w:top w:val="none" w:sz="0" w:space="0" w:color="auto"/>
                <w:left w:val="none" w:sz="0" w:space="0" w:color="auto"/>
                <w:bottom w:val="none" w:sz="0" w:space="0" w:color="auto"/>
                <w:right w:val="none" w:sz="0" w:space="0" w:color="auto"/>
              </w:divBdr>
            </w:div>
            <w:div w:id="436296503">
              <w:marLeft w:val="0"/>
              <w:marRight w:val="0"/>
              <w:marTop w:val="0"/>
              <w:marBottom w:val="0"/>
              <w:divBdr>
                <w:top w:val="none" w:sz="0" w:space="0" w:color="auto"/>
                <w:left w:val="none" w:sz="0" w:space="0" w:color="auto"/>
                <w:bottom w:val="none" w:sz="0" w:space="0" w:color="auto"/>
                <w:right w:val="none" w:sz="0" w:space="0" w:color="auto"/>
              </w:divBdr>
            </w:div>
            <w:div w:id="439302430">
              <w:marLeft w:val="0"/>
              <w:marRight w:val="0"/>
              <w:marTop w:val="0"/>
              <w:marBottom w:val="0"/>
              <w:divBdr>
                <w:top w:val="none" w:sz="0" w:space="0" w:color="auto"/>
                <w:left w:val="none" w:sz="0" w:space="0" w:color="auto"/>
                <w:bottom w:val="none" w:sz="0" w:space="0" w:color="auto"/>
                <w:right w:val="none" w:sz="0" w:space="0" w:color="auto"/>
              </w:divBdr>
            </w:div>
            <w:div w:id="464782114">
              <w:marLeft w:val="0"/>
              <w:marRight w:val="0"/>
              <w:marTop w:val="0"/>
              <w:marBottom w:val="0"/>
              <w:divBdr>
                <w:top w:val="none" w:sz="0" w:space="0" w:color="auto"/>
                <w:left w:val="none" w:sz="0" w:space="0" w:color="auto"/>
                <w:bottom w:val="none" w:sz="0" w:space="0" w:color="auto"/>
                <w:right w:val="none" w:sz="0" w:space="0" w:color="auto"/>
              </w:divBdr>
            </w:div>
            <w:div w:id="501505778">
              <w:marLeft w:val="0"/>
              <w:marRight w:val="0"/>
              <w:marTop w:val="0"/>
              <w:marBottom w:val="0"/>
              <w:divBdr>
                <w:top w:val="none" w:sz="0" w:space="0" w:color="auto"/>
                <w:left w:val="none" w:sz="0" w:space="0" w:color="auto"/>
                <w:bottom w:val="none" w:sz="0" w:space="0" w:color="auto"/>
                <w:right w:val="none" w:sz="0" w:space="0" w:color="auto"/>
              </w:divBdr>
            </w:div>
            <w:div w:id="505175015">
              <w:marLeft w:val="0"/>
              <w:marRight w:val="0"/>
              <w:marTop w:val="0"/>
              <w:marBottom w:val="0"/>
              <w:divBdr>
                <w:top w:val="none" w:sz="0" w:space="0" w:color="auto"/>
                <w:left w:val="none" w:sz="0" w:space="0" w:color="auto"/>
                <w:bottom w:val="none" w:sz="0" w:space="0" w:color="auto"/>
                <w:right w:val="none" w:sz="0" w:space="0" w:color="auto"/>
              </w:divBdr>
            </w:div>
            <w:div w:id="505948232">
              <w:marLeft w:val="0"/>
              <w:marRight w:val="0"/>
              <w:marTop w:val="0"/>
              <w:marBottom w:val="0"/>
              <w:divBdr>
                <w:top w:val="none" w:sz="0" w:space="0" w:color="auto"/>
                <w:left w:val="none" w:sz="0" w:space="0" w:color="auto"/>
                <w:bottom w:val="none" w:sz="0" w:space="0" w:color="auto"/>
                <w:right w:val="none" w:sz="0" w:space="0" w:color="auto"/>
              </w:divBdr>
            </w:div>
            <w:div w:id="556553338">
              <w:marLeft w:val="0"/>
              <w:marRight w:val="0"/>
              <w:marTop w:val="0"/>
              <w:marBottom w:val="0"/>
              <w:divBdr>
                <w:top w:val="none" w:sz="0" w:space="0" w:color="auto"/>
                <w:left w:val="none" w:sz="0" w:space="0" w:color="auto"/>
                <w:bottom w:val="none" w:sz="0" w:space="0" w:color="auto"/>
                <w:right w:val="none" w:sz="0" w:space="0" w:color="auto"/>
              </w:divBdr>
            </w:div>
            <w:div w:id="574821425">
              <w:marLeft w:val="0"/>
              <w:marRight w:val="0"/>
              <w:marTop w:val="0"/>
              <w:marBottom w:val="0"/>
              <w:divBdr>
                <w:top w:val="none" w:sz="0" w:space="0" w:color="auto"/>
                <w:left w:val="none" w:sz="0" w:space="0" w:color="auto"/>
                <w:bottom w:val="none" w:sz="0" w:space="0" w:color="auto"/>
                <w:right w:val="none" w:sz="0" w:space="0" w:color="auto"/>
              </w:divBdr>
            </w:div>
            <w:div w:id="581259638">
              <w:marLeft w:val="0"/>
              <w:marRight w:val="0"/>
              <w:marTop w:val="0"/>
              <w:marBottom w:val="0"/>
              <w:divBdr>
                <w:top w:val="none" w:sz="0" w:space="0" w:color="auto"/>
                <w:left w:val="none" w:sz="0" w:space="0" w:color="auto"/>
                <w:bottom w:val="none" w:sz="0" w:space="0" w:color="auto"/>
                <w:right w:val="none" w:sz="0" w:space="0" w:color="auto"/>
              </w:divBdr>
            </w:div>
            <w:div w:id="586036146">
              <w:marLeft w:val="0"/>
              <w:marRight w:val="0"/>
              <w:marTop w:val="0"/>
              <w:marBottom w:val="0"/>
              <w:divBdr>
                <w:top w:val="none" w:sz="0" w:space="0" w:color="auto"/>
                <w:left w:val="none" w:sz="0" w:space="0" w:color="auto"/>
                <w:bottom w:val="none" w:sz="0" w:space="0" w:color="auto"/>
                <w:right w:val="none" w:sz="0" w:space="0" w:color="auto"/>
              </w:divBdr>
            </w:div>
            <w:div w:id="624431115">
              <w:marLeft w:val="0"/>
              <w:marRight w:val="0"/>
              <w:marTop w:val="0"/>
              <w:marBottom w:val="0"/>
              <w:divBdr>
                <w:top w:val="none" w:sz="0" w:space="0" w:color="auto"/>
                <w:left w:val="none" w:sz="0" w:space="0" w:color="auto"/>
                <w:bottom w:val="none" w:sz="0" w:space="0" w:color="auto"/>
                <w:right w:val="none" w:sz="0" w:space="0" w:color="auto"/>
              </w:divBdr>
            </w:div>
            <w:div w:id="678315696">
              <w:marLeft w:val="0"/>
              <w:marRight w:val="0"/>
              <w:marTop w:val="0"/>
              <w:marBottom w:val="0"/>
              <w:divBdr>
                <w:top w:val="none" w:sz="0" w:space="0" w:color="auto"/>
                <w:left w:val="none" w:sz="0" w:space="0" w:color="auto"/>
                <w:bottom w:val="none" w:sz="0" w:space="0" w:color="auto"/>
                <w:right w:val="none" w:sz="0" w:space="0" w:color="auto"/>
              </w:divBdr>
            </w:div>
            <w:div w:id="698047706">
              <w:marLeft w:val="0"/>
              <w:marRight w:val="0"/>
              <w:marTop w:val="0"/>
              <w:marBottom w:val="0"/>
              <w:divBdr>
                <w:top w:val="none" w:sz="0" w:space="0" w:color="auto"/>
                <w:left w:val="none" w:sz="0" w:space="0" w:color="auto"/>
                <w:bottom w:val="none" w:sz="0" w:space="0" w:color="auto"/>
                <w:right w:val="none" w:sz="0" w:space="0" w:color="auto"/>
              </w:divBdr>
            </w:div>
            <w:div w:id="710499980">
              <w:marLeft w:val="0"/>
              <w:marRight w:val="0"/>
              <w:marTop w:val="0"/>
              <w:marBottom w:val="0"/>
              <w:divBdr>
                <w:top w:val="none" w:sz="0" w:space="0" w:color="auto"/>
                <w:left w:val="none" w:sz="0" w:space="0" w:color="auto"/>
                <w:bottom w:val="none" w:sz="0" w:space="0" w:color="auto"/>
                <w:right w:val="none" w:sz="0" w:space="0" w:color="auto"/>
              </w:divBdr>
            </w:div>
            <w:div w:id="718013207">
              <w:marLeft w:val="0"/>
              <w:marRight w:val="0"/>
              <w:marTop w:val="0"/>
              <w:marBottom w:val="0"/>
              <w:divBdr>
                <w:top w:val="none" w:sz="0" w:space="0" w:color="auto"/>
                <w:left w:val="none" w:sz="0" w:space="0" w:color="auto"/>
                <w:bottom w:val="none" w:sz="0" w:space="0" w:color="auto"/>
                <w:right w:val="none" w:sz="0" w:space="0" w:color="auto"/>
              </w:divBdr>
            </w:div>
            <w:div w:id="751894711">
              <w:marLeft w:val="0"/>
              <w:marRight w:val="0"/>
              <w:marTop w:val="0"/>
              <w:marBottom w:val="0"/>
              <w:divBdr>
                <w:top w:val="none" w:sz="0" w:space="0" w:color="auto"/>
                <w:left w:val="none" w:sz="0" w:space="0" w:color="auto"/>
                <w:bottom w:val="none" w:sz="0" w:space="0" w:color="auto"/>
                <w:right w:val="none" w:sz="0" w:space="0" w:color="auto"/>
              </w:divBdr>
            </w:div>
            <w:div w:id="778254767">
              <w:marLeft w:val="0"/>
              <w:marRight w:val="0"/>
              <w:marTop w:val="0"/>
              <w:marBottom w:val="0"/>
              <w:divBdr>
                <w:top w:val="none" w:sz="0" w:space="0" w:color="auto"/>
                <w:left w:val="none" w:sz="0" w:space="0" w:color="auto"/>
                <w:bottom w:val="none" w:sz="0" w:space="0" w:color="auto"/>
                <w:right w:val="none" w:sz="0" w:space="0" w:color="auto"/>
              </w:divBdr>
            </w:div>
            <w:div w:id="778599115">
              <w:marLeft w:val="0"/>
              <w:marRight w:val="0"/>
              <w:marTop w:val="0"/>
              <w:marBottom w:val="0"/>
              <w:divBdr>
                <w:top w:val="none" w:sz="0" w:space="0" w:color="auto"/>
                <w:left w:val="none" w:sz="0" w:space="0" w:color="auto"/>
                <w:bottom w:val="none" w:sz="0" w:space="0" w:color="auto"/>
                <w:right w:val="none" w:sz="0" w:space="0" w:color="auto"/>
              </w:divBdr>
            </w:div>
            <w:div w:id="800608732">
              <w:marLeft w:val="0"/>
              <w:marRight w:val="0"/>
              <w:marTop w:val="0"/>
              <w:marBottom w:val="0"/>
              <w:divBdr>
                <w:top w:val="none" w:sz="0" w:space="0" w:color="auto"/>
                <w:left w:val="none" w:sz="0" w:space="0" w:color="auto"/>
                <w:bottom w:val="none" w:sz="0" w:space="0" w:color="auto"/>
                <w:right w:val="none" w:sz="0" w:space="0" w:color="auto"/>
              </w:divBdr>
            </w:div>
            <w:div w:id="818157865">
              <w:marLeft w:val="0"/>
              <w:marRight w:val="0"/>
              <w:marTop w:val="0"/>
              <w:marBottom w:val="0"/>
              <w:divBdr>
                <w:top w:val="none" w:sz="0" w:space="0" w:color="auto"/>
                <w:left w:val="none" w:sz="0" w:space="0" w:color="auto"/>
                <w:bottom w:val="none" w:sz="0" w:space="0" w:color="auto"/>
                <w:right w:val="none" w:sz="0" w:space="0" w:color="auto"/>
              </w:divBdr>
            </w:div>
            <w:div w:id="821894657">
              <w:marLeft w:val="0"/>
              <w:marRight w:val="0"/>
              <w:marTop w:val="0"/>
              <w:marBottom w:val="0"/>
              <w:divBdr>
                <w:top w:val="none" w:sz="0" w:space="0" w:color="auto"/>
                <w:left w:val="none" w:sz="0" w:space="0" w:color="auto"/>
                <w:bottom w:val="none" w:sz="0" w:space="0" w:color="auto"/>
                <w:right w:val="none" w:sz="0" w:space="0" w:color="auto"/>
              </w:divBdr>
            </w:div>
            <w:div w:id="833379127">
              <w:marLeft w:val="0"/>
              <w:marRight w:val="0"/>
              <w:marTop w:val="0"/>
              <w:marBottom w:val="0"/>
              <w:divBdr>
                <w:top w:val="none" w:sz="0" w:space="0" w:color="auto"/>
                <w:left w:val="none" w:sz="0" w:space="0" w:color="auto"/>
                <w:bottom w:val="none" w:sz="0" w:space="0" w:color="auto"/>
                <w:right w:val="none" w:sz="0" w:space="0" w:color="auto"/>
              </w:divBdr>
            </w:div>
            <w:div w:id="851140079">
              <w:marLeft w:val="0"/>
              <w:marRight w:val="0"/>
              <w:marTop w:val="0"/>
              <w:marBottom w:val="0"/>
              <w:divBdr>
                <w:top w:val="none" w:sz="0" w:space="0" w:color="auto"/>
                <w:left w:val="none" w:sz="0" w:space="0" w:color="auto"/>
                <w:bottom w:val="none" w:sz="0" w:space="0" w:color="auto"/>
                <w:right w:val="none" w:sz="0" w:space="0" w:color="auto"/>
              </w:divBdr>
            </w:div>
            <w:div w:id="860168125">
              <w:marLeft w:val="0"/>
              <w:marRight w:val="0"/>
              <w:marTop w:val="0"/>
              <w:marBottom w:val="0"/>
              <w:divBdr>
                <w:top w:val="none" w:sz="0" w:space="0" w:color="auto"/>
                <w:left w:val="none" w:sz="0" w:space="0" w:color="auto"/>
                <w:bottom w:val="none" w:sz="0" w:space="0" w:color="auto"/>
                <w:right w:val="none" w:sz="0" w:space="0" w:color="auto"/>
              </w:divBdr>
            </w:div>
            <w:div w:id="880357805">
              <w:marLeft w:val="0"/>
              <w:marRight w:val="0"/>
              <w:marTop w:val="0"/>
              <w:marBottom w:val="0"/>
              <w:divBdr>
                <w:top w:val="none" w:sz="0" w:space="0" w:color="auto"/>
                <w:left w:val="none" w:sz="0" w:space="0" w:color="auto"/>
                <w:bottom w:val="none" w:sz="0" w:space="0" w:color="auto"/>
                <w:right w:val="none" w:sz="0" w:space="0" w:color="auto"/>
              </w:divBdr>
            </w:div>
            <w:div w:id="924803846">
              <w:marLeft w:val="0"/>
              <w:marRight w:val="0"/>
              <w:marTop w:val="0"/>
              <w:marBottom w:val="0"/>
              <w:divBdr>
                <w:top w:val="none" w:sz="0" w:space="0" w:color="auto"/>
                <w:left w:val="none" w:sz="0" w:space="0" w:color="auto"/>
                <w:bottom w:val="none" w:sz="0" w:space="0" w:color="auto"/>
                <w:right w:val="none" w:sz="0" w:space="0" w:color="auto"/>
              </w:divBdr>
            </w:div>
            <w:div w:id="946542667">
              <w:marLeft w:val="0"/>
              <w:marRight w:val="0"/>
              <w:marTop w:val="0"/>
              <w:marBottom w:val="0"/>
              <w:divBdr>
                <w:top w:val="none" w:sz="0" w:space="0" w:color="auto"/>
                <w:left w:val="none" w:sz="0" w:space="0" w:color="auto"/>
                <w:bottom w:val="none" w:sz="0" w:space="0" w:color="auto"/>
                <w:right w:val="none" w:sz="0" w:space="0" w:color="auto"/>
              </w:divBdr>
            </w:div>
            <w:div w:id="952592258">
              <w:marLeft w:val="0"/>
              <w:marRight w:val="0"/>
              <w:marTop w:val="0"/>
              <w:marBottom w:val="0"/>
              <w:divBdr>
                <w:top w:val="none" w:sz="0" w:space="0" w:color="auto"/>
                <w:left w:val="none" w:sz="0" w:space="0" w:color="auto"/>
                <w:bottom w:val="none" w:sz="0" w:space="0" w:color="auto"/>
                <w:right w:val="none" w:sz="0" w:space="0" w:color="auto"/>
              </w:divBdr>
            </w:div>
            <w:div w:id="954485653">
              <w:marLeft w:val="0"/>
              <w:marRight w:val="0"/>
              <w:marTop w:val="0"/>
              <w:marBottom w:val="0"/>
              <w:divBdr>
                <w:top w:val="none" w:sz="0" w:space="0" w:color="auto"/>
                <w:left w:val="none" w:sz="0" w:space="0" w:color="auto"/>
                <w:bottom w:val="none" w:sz="0" w:space="0" w:color="auto"/>
                <w:right w:val="none" w:sz="0" w:space="0" w:color="auto"/>
              </w:divBdr>
            </w:div>
            <w:div w:id="966935266">
              <w:marLeft w:val="0"/>
              <w:marRight w:val="0"/>
              <w:marTop w:val="0"/>
              <w:marBottom w:val="0"/>
              <w:divBdr>
                <w:top w:val="none" w:sz="0" w:space="0" w:color="auto"/>
                <w:left w:val="none" w:sz="0" w:space="0" w:color="auto"/>
                <w:bottom w:val="none" w:sz="0" w:space="0" w:color="auto"/>
                <w:right w:val="none" w:sz="0" w:space="0" w:color="auto"/>
              </w:divBdr>
            </w:div>
            <w:div w:id="986863083">
              <w:marLeft w:val="0"/>
              <w:marRight w:val="0"/>
              <w:marTop w:val="0"/>
              <w:marBottom w:val="0"/>
              <w:divBdr>
                <w:top w:val="none" w:sz="0" w:space="0" w:color="auto"/>
                <w:left w:val="none" w:sz="0" w:space="0" w:color="auto"/>
                <w:bottom w:val="none" w:sz="0" w:space="0" w:color="auto"/>
                <w:right w:val="none" w:sz="0" w:space="0" w:color="auto"/>
              </w:divBdr>
            </w:div>
            <w:div w:id="1038973876">
              <w:marLeft w:val="0"/>
              <w:marRight w:val="0"/>
              <w:marTop w:val="0"/>
              <w:marBottom w:val="0"/>
              <w:divBdr>
                <w:top w:val="none" w:sz="0" w:space="0" w:color="auto"/>
                <w:left w:val="none" w:sz="0" w:space="0" w:color="auto"/>
                <w:bottom w:val="none" w:sz="0" w:space="0" w:color="auto"/>
                <w:right w:val="none" w:sz="0" w:space="0" w:color="auto"/>
              </w:divBdr>
            </w:div>
            <w:div w:id="1079250658">
              <w:marLeft w:val="0"/>
              <w:marRight w:val="0"/>
              <w:marTop w:val="0"/>
              <w:marBottom w:val="0"/>
              <w:divBdr>
                <w:top w:val="none" w:sz="0" w:space="0" w:color="auto"/>
                <w:left w:val="none" w:sz="0" w:space="0" w:color="auto"/>
                <w:bottom w:val="none" w:sz="0" w:space="0" w:color="auto"/>
                <w:right w:val="none" w:sz="0" w:space="0" w:color="auto"/>
              </w:divBdr>
            </w:div>
            <w:div w:id="1082800973">
              <w:marLeft w:val="0"/>
              <w:marRight w:val="0"/>
              <w:marTop w:val="0"/>
              <w:marBottom w:val="0"/>
              <w:divBdr>
                <w:top w:val="none" w:sz="0" w:space="0" w:color="auto"/>
                <w:left w:val="none" w:sz="0" w:space="0" w:color="auto"/>
                <w:bottom w:val="none" w:sz="0" w:space="0" w:color="auto"/>
                <w:right w:val="none" w:sz="0" w:space="0" w:color="auto"/>
              </w:divBdr>
            </w:div>
            <w:div w:id="1098718928">
              <w:marLeft w:val="0"/>
              <w:marRight w:val="0"/>
              <w:marTop w:val="0"/>
              <w:marBottom w:val="0"/>
              <w:divBdr>
                <w:top w:val="none" w:sz="0" w:space="0" w:color="auto"/>
                <w:left w:val="none" w:sz="0" w:space="0" w:color="auto"/>
                <w:bottom w:val="none" w:sz="0" w:space="0" w:color="auto"/>
                <w:right w:val="none" w:sz="0" w:space="0" w:color="auto"/>
              </w:divBdr>
            </w:div>
            <w:div w:id="1104304956">
              <w:marLeft w:val="0"/>
              <w:marRight w:val="0"/>
              <w:marTop w:val="0"/>
              <w:marBottom w:val="0"/>
              <w:divBdr>
                <w:top w:val="none" w:sz="0" w:space="0" w:color="auto"/>
                <w:left w:val="none" w:sz="0" w:space="0" w:color="auto"/>
                <w:bottom w:val="none" w:sz="0" w:space="0" w:color="auto"/>
                <w:right w:val="none" w:sz="0" w:space="0" w:color="auto"/>
              </w:divBdr>
            </w:div>
            <w:div w:id="1120033167">
              <w:marLeft w:val="0"/>
              <w:marRight w:val="0"/>
              <w:marTop w:val="0"/>
              <w:marBottom w:val="0"/>
              <w:divBdr>
                <w:top w:val="none" w:sz="0" w:space="0" w:color="auto"/>
                <w:left w:val="none" w:sz="0" w:space="0" w:color="auto"/>
                <w:bottom w:val="none" w:sz="0" w:space="0" w:color="auto"/>
                <w:right w:val="none" w:sz="0" w:space="0" w:color="auto"/>
              </w:divBdr>
            </w:div>
            <w:div w:id="1138376722">
              <w:marLeft w:val="0"/>
              <w:marRight w:val="0"/>
              <w:marTop w:val="0"/>
              <w:marBottom w:val="0"/>
              <w:divBdr>
                <w:top w:val="none" w:sz="0" w:space="0" w:color="auto"/>
                <w:left w:val="none" w:sz="0" w:space="0" w:color="auto"/>
                <w:bottom w:val="none" w:sz="0" w:space="0" w:color="auto"/>
                <w:right w:val="none" w:sz="0" w:space="0" w:color="auto"/>
              </w:divBdr>
            </w:div>
            <w:div w:id="1139571724">
              <w:marLeft w:val="0"/>
              <w:marRight w:val="0"/>
              <w:marTop w:val="0"/>
              <w:marBottom w:val="0"/>
              <w:divBdr>
                <w:top w:val="none" w:sz="0" w:space="0" w:color="auto"/>
                <w:left w:val="none" w:sz="0" w:space="0" w:color="auto"/>
                <w:bottom w:val="none" w:sz="0" w:space="0" w:color="auto"/>
                <w:right w:val="none" w:sz="0" w:space="0" w:color="auto"/>
              </w:divBdr>
            </w:div>
            <w:div w:id="1143354145">
              <w:marLeft w:val="0"/>
              <w:marRight w:val="0"/>
              <w:marTop w:val="0"/>
              <w:marBottom w:val="0"/>
              <w:divBdr>
                <w:top w:val="none" w:sz="0" w:space="0" w:color="auto"/>
                <w:left w:val="none" w:sz="0" w:space="0" w:color="auto"/>
                <w:bottom w:val="none" w:sz="0" w:space="0" w:color="auto"/>
                <w:right w:val="none" w:sz="0" w:space="0" w:color="auto"/>
              </w:divBdr>
            </w:div>
            <w:div w:id="1197699323">
              <w:marLeft w:val="0"/>
              <w:marRight w:val="0"/>
              <w:marTop w:val="0"/>
              <w:marBottom w:val="0"/>
              <w:divBdr>
                <w:top w:val="none" w:sz="0" w:space="0" w:color="auto"/>
                <w:left w:val="none" w:sz="0" w:space="0" w:color="auto"/>
                <w:bottom w:val="none" w:sz="0" w:space="0" w:color="auto"/>
                <w:right w:val="none" w:sz="0" w:space="0" w:color="auto"/>
              </w:divBdr>
            </w:div>
            <w:div w:id="1202015021">
              <w:marLeft w:val="0"/>
              <w:marRight w:val="0"/>
              <w:marTop w:val="0"/>
              <w:marBottom w:val="0"/>
              <w:divBdr>
                <w:top w:val="none" w:sz="0" w:space="0" w:color="auto"/>
                <w:left w:val="none" w:sz="0" w:space="0" w:color="auto"/>
                <w:bottom w:val="none" w:sz="0" w:space="0" w:color="auto"/>
                <w:right w:val="none" w:sz="0" w:space="0" w:color="auto"/>
              </w:divBdr>
            </w:div>
            <w:div w:id="1248147131">
              <w:marLeft w:val="0"/>
              <w:marRight w:val="0"/>
              <w:marTop w:val="0"/>
              <w:marBottom w:val="0"/>
              <w:divBdr>
                <w:top w:val="none" w:sz="0" w:space="0" w:color="auto"/>
                <w:left w:val="none" w:sz="0" w:space="0" w:color="auto"/>
                <w:bottom w:val="none" w:sz="0" w:space="0" w:color="auto"/>
                <w:right w:val="none" w:sz="0" w:space="0" w:color="auto"/>
              </w:divBdr>
            </w:div>
            <w:div w:id="1260062788">
              <w:marLeft w:val="0"/>
              <w:marRight w:val="0"/>
              <w:marTop w:val="0"/>
              <w:marBottom w:val="0"/>
              <w:divBdr>
                <w:top w:val="none" w:sz="0" w:space="0" w:color="auto"/>
                <w:left w:val="none" w:sz="0" w:space="0" w:color="auto"/>
                <w:bottom w:val="none" w:sz="0" w:space="0" w:color="auto"/>
                <w:right w:val="none" w:sz="0" w:space="0" w:color="auto"/>
              </w:divBdr>
            </w:div>
            <w:div w:id="1271746374">
              <w:marLeft w:val="0"/>
              <w:marRight w:val="0"/>
              <w:marTop w:val="0"/>
              <w:marBottom w:val="0"/>
              <w:divBdr>
                <w:top w:val="none" w:sz="0" w:space="0" w:color="auto"/>
                <w:left w:val="none" w:sz="0" w:space="0" w:color="auto"/>
                <w:bottom w:val="none" w:sz="0" w:space="0" w:color="auto"/>
                <w:right w:val="none" w:sz="0" w:space="0" w:color="auto"/>
              </w:divBdr>
            </w:div>
            <w:div w:id="1274283168">
              <w:marLeft w:val="0"/>
              <w:marRight w:val="0"/>
              <w:marTop w:val="0"/>
              <w:marBottom w:val="0"/>
              <w:divBdr>
                <w:top w:val="none" w:sz="0" w:space="0" w:color="auto"/>
                <w:left w:val="none" w:sz="0" w:space="0" w:color="auto"/>
                <w:bottom w:val="none" w:sz="0" w:space="0" w:color="auto"/>
                <w:right w:val="none" w:sz="0" w:space="0" w:color="auto"/>
              </w:divBdr>
            </w:div>
            <w:div w:id="1275945549">
              <w:marLeft w:val="0"/>
              <w:marRight w:val="0"/>
              <w:marTop w:val="0"/>
              <w:marBottom w:val="0"/>
              <w:divBdr>
                <w:top w:val="none" w:sz="0" w:space="0" w:color="auto"/>
                <w:left w:val="none" w:sz="0" w:space="0" w:color="auto"/>
                <w:bottom w:val="none" w:sz="0" w:space="0" w:color="auto"/>
                <w:right w:val="none" w:sz="0" w:space="0" w:color="auto"/>
              </w:divBdr>
            </w:div>
            <w:div w:id="1310204553">
              <w:marLeft w:val="0"/>
              <w:marRight w:val="0"/>
              <w:marTop w:val="0"/>
              <w:marBottom w:val="0"/>
              <w:divBdr>
                <w:top w:val="none" w:sz="0" w:space="0" w:color="auto"/>
                <w:left w:val="none" w:sz="0" w:space="0" w:color="auto"/>
                <w:bottom w:val="none" w:sz="0" w:space="0" w:color="auto"/>
                <w:right w:val="none" w:sz="0" w:space="0" w:color="auto"/>
              </w:divBdr>
            </w:div>
            <w:div w:id="1313098559">
              <w:marLeft w:val="0"/>
              <w:marRight w:val="0"/>
              <w:marTop w:val="0"/>
              <w:marBottom w:val="0"/>
              <w:divBdr>
                <w:top w:val="none" w:sz="0" w:space="0" w:color="auto"/>
                <w:left w:val="none" w:sz="0" w:space="0" w:color="auto"/>
                <w:bottom w:val="none" w:sz="0" w:space="0" w:color="auto"/>
                <w:right w:val="none" w:sz="0" w:space="0" w:color="auto"/>
              </w:divBdr>
            </w:div>
            <w:div w:id="1334919351">
              <w:marLeft w:val="0"/>
              <w:marRight w:val="0"/>
              <w:marTop w:val="0"/>
              <w:marBottom w:val="0"/>
              <w:divBdr>
                <w:top w:val="none" w:sz="0" w:space="0" w:color="auto"/>
                <w:left w:val="none" w:sz="0" w:space="0" w:color="auto"/>
                <w:bottom w:val="none" w:sz="0" w:space="0" w:color="auto"/>
                <w:right w:val="none" w:sz="0" w:space="0" w:color="auto"/>
              </w:divBdr>
            </w:div>
            <w:div w:id="1343319589">
              <w:marLeft w:val="0"/>
              <w:marRight w:val="0"/>
              <w:marTop w:val="0"/>
              <w:marBottom w:val="0"/>
              <w:divBdr>
                <w:top w:val="none" w:sz="0" w:space="0" w:color="auto"/>
                <w:left w:val="none" w:sz="0" w:space="0" w:color="auto"/>
                <w:bottom w:val="none" w:sz="0" w:space="0" w:color="auto"/>
                <w:right w:val="none" w:sz="0" w:space="0" w:color="auto"/>
              </w:divBdr>
            </w:div>
            <w:div w:id="1344865162">
              <w:marLeft w:val="0"/>
              <w:marRight w:val="0"/>
              <w:marTop w:val="0"/>
              <w:marBottom w:val="0"/>
              <w:divBdr>
                <w:top w:val="none" w:sz="0" w:space="0" w:color="auto"/>
                <w:left w:val="none" w:sz="0" w:space="0" w:color="auto"/>
                <w:bottom w:val="none" w:sz="0" w:space="0" w:color="auto"/>
                <w:right w:val="none" w:sz="0" w:space="0" w:color="auto"/>
              </w:divBdr>
            </w:div>
            <w:div w:id="1351832779">
              <w:marLeft w:val="0"/>
              <w:marRight w:val="0"/>
              <w:marTop w:val="0"/>
              <w:marBottom w:val="0"/>
              <w:divBdr>
                <w:top w:val="none" w:sz="0" w:space="0" w:color="auto"/>
                <w:left w:val="none" w:sz="0" w:space="0" w:color="auto"/>
                <w:bottom w:val="none" w:sz="0" w:space="0" w:color="auto"/>
                <w:right w:val="none" w:sz="0" w:space="0" w:color="auto"/>
              </w:divBdr>
            </w:div>
            <w:div w:id="1356270358">
              <w:marLeft w:val="0"/>
              <w:marRight w:val="0"/>
              <w:marTop w:val="0"/>
              <w:marBottom w:val="0"/>
              <w:divBdr>
                <w:top w:val="none" w:sz="0" w:space="0" w:color="auto"/>
                <w:left w:val="none" w:sz="0" w:space="0" w:color="auto"/>
                <w:bottom w:val="none" w:sz="0" w:space="0" w:color="auto"/>
                <w:right w:val="none" w:sz="0" w:space="0" w:color="auto"/>
              </w:divBdr>
            </w:div>
            <w:div w:id="1356420164">
              <w:marLeft w:val="0"/>
              <w:marRight w:val="0"/>
              <w:marTop w:val="0"/>
              <w:marBottom w:val="0"/>
              <w:divBdr>
                <w:top w:val="none" w:sz="0" w:space="0" w:color="auto"/>
                <w:left w:val="none" w:sz="0" w:space="0" w:color="auto"/>
                <w:bottom w:val="none" w:sz="0" w:space="0" w:color="auto"/>
                <w:right w:val="none" w:sz="0" w:space="0" w:color="auto"/>
              </w:divBdr>
            </w:div>
            <w:div w:id="1379548141">
              <w:marLeft w:val="0"/>
              <w:marRight w:val="0"/>
              <w:marTop w:val="0"/>
              <w:marBottom w:val="0"/>
              <w:divBdr>
                <w:top w:val="none" w:sz="0" w:space="0" w:color="auto"/>
                <w:left w:val="none" w:sz="0" w:space="0" w:color="auto"/>
                <w:bottom w:val="none" w:sz="0" w:space="0" w:color="auto"/>
                <w:right w:val="none" w:sz="0" w:space="0" w:color="auto"/>
              </w:divBdr>
            </w:div>
            <w:div w:id="1391810972">
              <w:marLeft w:val="0"/>
              <w:marRight w:val="0"/>
              <w:marTop w:val="0"/>
              <w:marBottom w:val="0"/>
              <w:divBdr>
                <w:top w:val="none" w:sz="0" w:space="0" w:color="auto"/>
                <w:left w:val="none" w:sz="0" w:space="0" w:color="auto"/>
                <w:bottom w:val="none" w:sz="0" w:space="0" w:color="auto"/>
                <w:right w:val="none" w:sz="0" w:space="0" w:color="auto"/>
              </w:divBdr>
            </w:div>
            <w:div w:id="1402826873">
              <w:marLeft w:val="0"/>
              <w:marRight w:val="0"/>
              <w:marTop w:val="0"/>
              <w:marBottom w:val="0"/>
              <w:divBdr>
                <w:top w:val="none" w:sz="0" w:space="0" w:color="auto"/>
                <w:left w:val="none" w:sz="0" w:space="0" w:color="auto"/>
                <w:bottom w:val="none" w:sz="0" w:space="0" w:color="auto"/>
                <w:right w:val="none" w:sz="0" w:space="0" w:color="auto"/>
              </w:divBdr>
            </w:div>
            <w:div w:id="1404909214">
              <w:marLeft w:val="0"/>
              <w:marRight w:val="0"/>
              <w:marTop w:val="0"/>
              <w:marBottom w:val="0"/>
              <w:divBdr>
                <w:top w:val="none" w:sz="0" w:space="0" w:color="auto"/>
                <w:left w:val="none" w:sz="0" w:space="0" w:color="auto"/>
                <w:bottom w:val="none" w:sz="0" w:space="0" w:color="auto"/>
                <w:right w:val="none" w:sz="0" w:space="0" w:color="auto"/>
              </w:divBdr>
            </w:div>
            <w:div w:id="1409032819">
              <w:marLeft w:val="0"/>
              <w:marRight w:val="0"/>
              <w:marTop w:val="0"/>
              <w:marBottom w:val="0"/>
              <w:divBdr>
                <w:top w:val="none" w:sz="0" w:space="0" w:color="auto"/>
                <w:left w:val="none" w:sz="0" w:space="0" w:color="auto"/>
                <w:bottom w:val="none" w:sz="0" w:space="0" w:color="auto"/>
                <w:right w:val="none" w:sz="0" w:space="0" w:color="auto"/>
              </w:divBdr>
            </w:div>
            <w:div w:id="1495292734">
              <w:marLeft w:val="0"/>
              <w:marRight w:val="0"/>
              <w:marTop w:val="0"/>
              <w:marBottom w:val="0"/>
              <w:divBdr>
                <w:top w:val="none" w:sz="0" w:space="0" w:color="auto"/>
                <w:left w:val="none" w:sz="0" w:space="0" w:color="auto"/>
                <w:bottom w:val="none" w:sz="0" w:space="0" w:color="auto"/>
                <w:right w:val="none" w:sz="0" w:space="0" w:color="auto"/>
              </w:divBdr>
            </w:div>
            <w:div w:id="1526945608">
              <w:marLeft w:val="0"/>
              <w:marRight w:val="0"/>
              <w:marTop w:val="0"/>
              <w:marBottom w:val="0"/>
              <w:divBdr>
                <w:top w:val="none" w:sz="0" w:space="0" w:color="auto"/>
                <w:left w:val="none" w:sz="0" w:space="0" w:color="auto"/>
                <w:bottom w:val="none" w:sz="0" w:space="0" w:color="auto"/>
                <w:right w:val="none" w:sz="0" w:space="0" w:color="auto"/>
              </w:divBdr>
            </w:div>
            <w:div w:id="1536112869">
              <w:marLeft w:val="0"/>
              <w:marRight w:val="0"/>
              <w:marTop w:val="0"/>
              <w:marBottom w:val="0"/>
              <w:divBdr>
                <w:top w:val="none" w:sz="0" w:space="0" w:color="auto"/>
                <w:left w:val="none" w:sz="0" w:space="0" w:color="auto"/>
                <w:bottom w:val="none" w:sz="0" w:space="0" w:color="auto"/>
                <w:right w:val="none" w:sz="0" w:space="0" w:color="auto"/>
              </w:divBdr>
            </w:div>
            <w:div w:id="1541043904">
              <w:marLeft w:val="0"/>
              <w:marRight w:val="0"/>
              <w:marTop w:val="0"/>
              <w:marBottom w:val="0"/>
              <w:divBdr>
                <w:top w:val="none" w:sz="0" w:space="0" w:color="auto"/>
                <w:left w:val="none" w:sz="0" w:space="0" w:color="auto"/>
                <w:bottom w:val="none" w:sz="0" w:space="0" w:color="auto"/>
                <w:right w:val="none" w:sz="0" w:space="0" w:color="auto"/>
              </w:divBdr>
            </w:div>
            <w:div w:id="1567296178">
              <w:marLeft w:val="0"/>
              <w:marRight w:val="0"/>
              <w:marTop w:val="0"/>
              <w:marBottom w:val="0"/>
              <w:divBdr>
                <w:top w:val="none" w:sz="0" w:space="0" w:color="auto"/>
                <w:left w:val="none" w:sz="0" w:space="0" w:color="auto"/>
                <w:bottom w:val="none" w:sz="0" w:space="0" w:color="auto"/>
                <w:right w:val="none" w:sz="0" w:space="0" w:color="auto"/>
              </w:divBdr>
            </w:div>
            <w:div w:id="1595629029">
              <w:marLeft w:val="0"/>
              <w:marRight w:val="0"/>
              <w:marTop w:val="0"/>
              <w:marBottom w:val="0"/>
              <w:divBdr>
                <w:top w:val="none" w:sz="0" w:space="0" w:color="auto"/>
                <w:left w:val="none" w:sz="0" w:space="0" w:color="auto"/>
                <w:bottom w:val="none" w:sz="0" w:space="0" w:color="auto"/>
                <w:right w:val="none" w:sz="0" w:space="0" w:color="auto"/>
              </w:divBdr>
            </w:div>
            <w:div w:id="1610962976">
              <w:marLeft w:val="0"/>
              <w:marRight w:val="0"/>
              <w:marTop w:val="0"/>
              <w:marBottom w:val="0"/>
              <w:divBdr>
                <w:top w:val="none" w:sz="0" w:space="0" w:color="auto"/>
                <w:left w:val="none" w:sz="0" w:space="0" w:color="auto"/>
                <w:bottom w:val="none" w:sz="0" w:space="0" w:color="auto"/>
                <w:right w:val="none" w:sz="0" w:space="0" w:color="auto"/>
              </w:divBdr>
            </w:div>
            <w:div w:id="1649361334">
              <w:marLeft w:val="0"/>
              <w:marRight w:val="0"/>
              <w:marTop w:val="0"/>
              <w:marBottom w:val="0"/>
              <w:divBdr>
                <w:top w:val="none" w:sz="0" w:space="0" w:color="auto"/>
                <w:left w:val="none" w:sz="0" w:space="0" w:color="auto"/>
                <w:bottom w:val="none" w:sz="0" w:space="0" w:color="auto"/>
                <w:right w:val="none" w:sz="0" w:space="0" w:color="auto"/>
              </w:divBdr>
            </w:div>
            <w:div w:id="1651398896">
              <w:marLeft w:val="0"/>
              <w:marRight w:val="0"/>
              <w:marTop w:val="0"/>
              <w:marBottom w:val="0"/>
              <w:divBdr>
                <w:top w:val="none" w:sz="0" w:space="0" w:color="auto"/>
                <w:left w:val="none" w:sz="0" w:space="0" w:color="auto"/>
                <w:bottom w:val="none" w:sz="0" w:space="0" w:color="auto"/>
                <w:right w:val="none" w:sz="0" w:space="0" w:color="auto"/>
              </w:divBdr>
            </w:div>
            <w:div w:id="1719208684">
              <w:marLeft w:val="0"/>
              <w:marRight w:val="0"/>
              <w:marTop w:val="0"/>
              <w:marBottom w:val="0"/>
              <w:divBdr>
                <w:top w:val="none" w:sz="0" w:space="0" w:color="auto"/>
                <w:left w:val="none" w:sz="0" w:space="0" w:color="auto"/>
                <w:bottom w:val="none" w:sz="0" w:space="0" w:color="auto"/>
                <w:right w:val="none" w:sz="0" w:space="0" w:color="auto"/>
              </w:divBdr>
            </w:div>
            <w:div w:id="1753429585">
              <w:marLeft w:val="0"/>
              <w:marRight w:val="0"/>
              <w:marTop w:val="0"/>
              <w:marBottom w:val="0"/>
              <w:divBdr>
                <w:top w:val="none" w:sz="0" w:space="0" w:color="auto"/>
                <w:left w:val="none" w:sz="0" w:space="0" w:color="auto"/>
                <w:bottom w:val="none" w:sz="0" w:space="0" w:color="auto"/>
                <w:right w:val="none" w:sz="0" w:space="0" w:color="auto"/>
              </w:divBdr>
            </w:div>
            <w:div w:id="1763910524">
              <w:marLeft w:val="0"/>
              <w:marRight w:val="0"/>
              <w:marTop w:val="0"/>
              <w:marBottom w:val="0"/>
              <w:divBdr>
                <w:top w:val="none" w:sz="0" w:space="0" w:color="auto"/>
                <w:left w:val="none" w:sz="0" w:space="0" w:color="auto"/>
                <w:bottom w:val="none" w:sz="0" w:space="0" w:color="auto"/>
                <w:right w:val="none" w:sz="0" w:space="0" w:color="auto"/>
              </w:divBdr>
            </w:div>
            <w:div w:id="1783694122">
              <w:marLeft w:val="0"/>
              <w:marRight w:val="0"/>
              <w:marTop w:val="0"/>
              <w:marBottom w:val="0"/>
              <w:divBdr>
                <w:top w:val="none" w:sz="0" w:space="0" w:color="auto"/>
                <w:left w:val="none" w:sz="0" w:space="0" w:color="auto"/>
                <w:bottom w:val="none" w:sz="0" w:space="0" w:color="auto"/>
                <w:right w:val="none" w:sz="0" w:space="0" w:color="auto"/>
              </w:divBdr>
            </w:div>
            <w:div w:id="1789205828">
              <w:marLeft w:val="0"/>
              <w:marRight w:val="0"/>
              <w:marTop w:val="0"/>
              <w:marBottom w:val="0"/>
              <w:divBdr>
                <w:top w:val="none" w:sz="0" w:space="0" w:color="auto"/>
                <w:left w:val="none" w:sz="0" w:space="0" w:color="auto"/>
                <w:bottom w:val="none" w:sz="0" w:space="0" w:color="auto"/>
                <w:right w:val="none" w:sz="0" w:space="0" w:color="auto"/>
              </w:divBdr>
            </w:div>
            <w:div w:id="1791626514">
              <w:marLeft w:val="0"/>
              <w:marRight w:val="0"/>
              <w:marTop w:val="0"/>
              <w:marBottom w:val="0"/>
              <w:divBdr>
                <w:top w:val="none" w:sz="0" w:space="0" w:color="auto"/>
                <w:left w:val="none" w:sz="0" w:space="0" w:color="auto"/>
                <w:bottom w:val="none" w:sz="0" w:space="0" w:color="auto"/>
                <w:right w:val="none" w:sz="0" w:space="0" w:color="auto"/>
              </w:divBdr>
            </w:div>
            <w:div w:id="1799755726">
              <w:marLeft w:val="0"/>
              <w:marRight w:val="0"/>
              <w:marTop w:val="0"/>
              <w:marBottom w:val="0"/>
              <w:divBdr>
                <w:top w:val="none" w:sz="0" w:space="0" w:color="auto"/>
                <w:left w:val="none" w:sz="0" w:space="0" w:color="auto"/>
                <w:bottom w:val="none" w:sz="0" w:space="0" w:color="auto"/>
                <w:right w:val="none" w:sz="0" w:space="0" w:color="auto"/>
              </w:divBdr>
            </w:div>
            <w:div w:id="1839997385">
              <w:marLeft w:val="0"/>
              <w:marRight w:val="0"/>
              <w:marTop w:val="0"/>
              <w:marBottom w:val="0"/>
              <w:divBdr>
                <w:top w:val="none" w:sz="0" w:space="0" w:color="auto"/>
                <w:left w:val="none" w:sz="0" w:space="0" w:color="auto"/>
                <w:bottom w:val="none" w:sz="0" w:space="0" w:color="auto"/>
                <w:right w:val="none" w:sz="0" w:space="0" w:color="auto"/>
              </w:divBdr>
            </w:div>
            <w:div w:id="1848396385">
              <w:marLeft w:val="0"/>
              <w:marRight w:val="0"/>
              <w:marTop w:val="0"/>
              <w:marBottom w:val="0"/>
              <w:divBdr>
                <w:top w:val="none" w:sz="0" w:space="0" w:color="auto"/>
                <w:left w:val="none" w:sz="0" w:space="0" w:color="auto"/>
                <w:bottom w:val="none" w:sz="0" w:space="0" w:color="auto"/>
                <w:right w:val="none" w:sz="0" w:space="0" w:color="auto"/>
              </w:divBdr>
            </w:div>
            <w:div w:id="1852065032">
              <w:marLeft w:val="0"/>
              <w:marRight w:val="0"/>
              <w:marTop w:val="0"/>
              <w:marBottom w:val="0"/>
              <w:divBdr>
                <w:top w:val="none" w:sz="0" w:space="0" w:color="auto"/>
                <w:left w:val="none" w:sz="0" w:space="0" w:color="auto"/>
                <w:bottom w:val="none" w:sz="0" w:space="0" w:color="auto"/>
                <w:right w:val="none" w:sz="0" w:space="0" w:color="auto"/>
              </w:divBdr>
            </w:div>
            <w:div w:id="1866819333">
              <w:marLeft w:val="0"/>
              <w:marRight w:val="0"/>
              <w:marTop w:val="0"/>
              <w:marBottom w:val="0"/>
              <w:divBdr>
                <w:top w:val="none" w:sz="0" w:space="0" w:color="auto"/>
                <w:left w:val="none" w:sz="0" w:space="0" w:color="auto"/>
                <w:bottom w:val="none" w:sz="0" w:space="0" w:color="auto"/>
                <w:right w:val="none" w:sz="0" w:space="0" w:color="auto"/>
              </w:divBdr>
            </w:div>
            <w:div w:id="1870415795">
              <w:marLeft w:val="0"/>
              <w:marRight w:val="0"/>
              <w:marTop w:val="0"/>
              <w:marBottom w:val="0"/>
              <w:divBdr>
                <w:top w:val="none" w:sz="0" w:space="0" w:color="auto"/>
                <w:left w:val="none" w:sz="0" w:space="0" w:color="auto"/>
                <w:bottom w:val="none" w:sz="0" w:space="0" w:color="auto"/>
                <w:right w:val="none" w:sz="0" w:space="0" w:color="auto"/>
              </w:divBdr>
            </w:div>
            <w:div w:id="1886215624">
              <w:marLeft w:val="0"/>
              <w:marRight w:val="0"/>
              <w:marTop w:val="0"/>
              <w:marBottom w:val="0"/>
              <w:divBdr>
                <w:top w:val="none" w:sz="0" w:space="0" w:color="auto"/>
                <w:left w:val="none" w:sz="0" w:space="0" w:color="auto"/>
                <w:bottom w:val="none" w:sz="0" w:space="0" w:color="auto"/>
                <w:right w:val="none" w:sz="0" w:space="0" w:color="auto"/>
              </w:divBdr>
            </w:div>
            <w:div w:id="1918899933">
              <w:marLeft w:val="0"/>
              <w:marRight w:val="0"/>
              <w:marTop w:val="0"/>
              <w:marBottom w:val="0"/>
              <w:divBdr>
                <w:top w:val="none" w:sz="0" w:space="0" w:color="auto"/>
                <w:left w:val="none" w:sz="0" w:space="0" w:color="auto"/>
                <w:bottom w:val="none" w:sz="0" w:space="0" w:color="auto"/>
                <w:right w:val="none" w:sz="0" w:space="0" w:color="auto"/>
              </w:divBdr>
            </w:div>
            <w:div w:id="1919830046">
              <w:marLeft w:val="0"/>
              <w:marRight w:val="0"/>
              <w:marTop w:val="0"/>
              <w:marBottom w:val="0"/>
              <w:divBdr>
                <w:top w:val="none" w:sz="0" w:space="0" w:color="auto"/>
                <w:left w:val="none" w:sz="0" w:space="0" w:color="auto"/>
                <w:bottom w:val="none" w:sz="0" w:space="0" w:color="auto"/>
                <w:right w:val="none" w:sz="0" w:space="0" w:color="auto"/>
              </w:divBdr>
            </w:div>
            <w:div w:id="1934437110">
              <w:marLeft w:val="0"/>
              <w:marRight w:val="0"/>
              <w:marTop w:val="0"/>
              <w:marBottom w:val="0"/>
              <w:divBdr>
                <w:top w:val="none" w:sz="0" w:space="0" w:color="auto"/>
                <w:left w:val="none" w:sz="0" w:space="0" w:color="auto"/>
                <w:bottom w:val="none" w:sz="0" w:space="0" w:color="auto"/>
                <w:right w:val="none" w:sz="0" w:space="0" w:color="auto"/>
              </w:divBdr>
            </w:div>
            <w:div w:id="1979534558">
              <w:marLeft w:val="0"/>
              <w:marRight w:val="0"/>
              <w:marTop w:val="0"/>
              <w:marBottom w:val="0"/>
              <w:divBdr>
                <w:top w:val="none" w:sz="0" w:space="0" w:color="auto"/>
                <w:left w:val="none" w:sz="0" w:space="0" w:color="auto"/>
                <w:bottom w:val="none" w:sz="0" w:space="0" w:color="auto"/>
                <w:right w:val="none" w:sz="0" w:space="0" w:color="auto"/>
              </w:divBdr>
            </w:div>
            <w:div w:id="2011369076">
              <w:marLeft w:val="0"/>
              <w:marRight w:val="0"/>
              <w:marTop w:val="0"/>
              <w:marBottom w:val="0"/>
              <w:divBdr>
                <w:top w:val="none" w:sz="0" w:space="0" w:color="auto"/>
                <w:left w:val="none" w:sz="0" w:space="0" w:color="auto"/>
                <w:bottom w:val="none" w:sz="0" w:space="0" w:color="auto"/>
                <w:right w:val="none" w:sz="0" w:space="0" w:color="auto"/>
              </w:divBdr>
            </w:div>
            <w:div w:id="2022852436">
              <w:marLeft w:val="0"/>
              <w:marRight w:val="0"/>
              <w:marTop w:val="0"/>
              <w:marBottom w:val="0"/>
              <w:divBdr>
                <w:top w:val="none" w:sz="0" w:space="0" w:color="auto"/>
                <w:left w:val="none" w:sz="0" w:space="0" w:color="auto"/>
                <w:bottom w:val="none" w:sz="0" w:space="0" w:color="auto"/>
                <w:right w:val="none" w:sz="0" w:space="0" w:color="auto"/>
              </w:divBdr>
            </w:div>
            <w:div w:id="2027629545">
              <w:marLeft w:val="0"/>
              <w:marRight w:val="0"/>
              <w:marTop w:val="0"/>
              <w:marBottom w:val="0"/>
              <w:divBdr>
                <w:top w:val="none" w:sz="0" w:space="0" w:color="auto"/>
                <w:left w:val="none" w:sz="0" w:space="0" w:color="auto"/>
                <w:bottom w:val="none" w:sz="0" w:space="0" w:color="auto"/>
                <w:right w:val="none" w:sz="0" w:space="0" w:color="auto"/>
              </w:divBdr>
            </w:div>
            <w:div w:id="2032799887">
              <w:marLeft w:val="0"/>
              <w:marRight w:val="0"/>
              <w:marTop w:val="0"/>
              <w:marBottom w:val="0"/>
              <w:divBdr>
                <w:top w:val="none" w:sz="0" w:space="0" w:color="auto"/>
                <w:left w:val="none" w:sz="0" w:space="0" w:color="auto"/>
                <w:bottom w:val="none" w:sz="0" w:space="0" w:color="auto"/>
                <w:right w:val="none" w:sz="0" w:space="0" w:color="auto"/>
              </w:divBdr>
            </w:div>
            <w:div w:id="2036997274">
              <w:marLeft w:val="0"/>
              <w:marRight w:val="0"/>
              <w:marTop w:val="0"/>
              <w:marBottom w:val="0"/>
              <w:divBdr>
                <w:top w:val="none" w:sz="0" w:space="0" w:color="auto"/>
                <w:left w:val="none" w:sz="0" w:space="0" w:color="auto"/>
                <w:bottom w:val="none" w:sz="0" w:space="0" w:color="auto"/>
                <w:right w:val="none" w:sz="0" w:space="0" w:color="auto"/>
              </w:divBdr>
            </w:div>
            <w:div w:id="2038893585">
              <w:marLeft w:val="0"/>
              <w:marRight w:val="0"/>
              <w:marTop w:val="0"/>
              <w:marBottom w:val="0"/>
              <w:divBdr>
                <w:top w:val="none" w:sz="0" w:space="0" w:color="auto"/>
                <w:left w:val="none" w:sz="0" w:space="0" w:color="auto"/>
                <w:bottom w:val="none" w:sz="0" w:space="0" w:color="auto"/>
                <w:right w:val="none" w:sz="0" w:space="0" w:color="auto"/>
              </w:divBdr>
            </w:div>
            <w:div w:id="2043748853">
              <w:marLeft w:val="0"/>
              <w:marRight w:val="0"/>
              <w:marTop w:val="0"/>
              <w:marBottom w:val="0"/>
              <w:divBdr>
                <w:top w:val="none" w:sz="0" w:space="0" w:color="auto"/>
                <w:left w:val="none" w:sz="0" w:space="0" w:color="auto"/>
                <w:bottom w:val="none" w:sz="0" w:space="0" w:color="auto"/>
                <w:right w:val="none" w:sz="0" w:space="0" w:color="auto"/>
              </w:divBdr>
            </w:div>
            <w:div w:id="2069104313">
              <w:marLeft w:val="0"/>
              <w:marRight w:val="0"/>
              <w:marTop w:val="0"/>
              <w:marBottom w:val="0"/>
              <w:divBdr>
                <w:top w:val="none" w:sz="0" w:space="0" w:color="auto"/>
                <w:left w:val="none" w:sz="0" w:space="0" w:color="auto"/>
                <w:bottom w:val="none" w:sz="0" w:space="0" w:color="auto"/>
                <w:right w:val="none" w:sz="0" w:space="0" w:color="auto"/>
              </w:divBdr>
            </w:div>
            <w:div w:id="2075883294">
              <w:marLeft w:val="0"/>
              <w:marRight w:val="0"/>
              <w:marTop w:val="0"/>
              <w:marBottom w:val="0"/>
              <w:divBdr>
                <w:top w:val="none" w:sz="0" w:space="0" w:color="auto"/>
                <w:left w:val="none" w:sz="0" w:space="0" w:color="auto"/>
                <w:bottom w:val="none" w:sz="0" w:space="0" w:color="auto"/>
                <w:right w:val="none" w:sz="0" w:space="0" w:color="auto"/>
              </w:divBdr>
            </w:div>
            <w:div w:id="2076395454">
              <w:marLeft w:val="0"/>
              <w:marRight w:val="0"/>
              <w:marTop w:val="0"/>
              <w:marBottom w:val="0"/>
              <w:divBdr>
                <w:top w:val="none" w:sz="0" w:space="0" w:color="auto"/>
                <w:left w:val="none" w:sz="0" w:space="0" w:color="auto"/>
                <w:bottom w:val="none" w:sz="0" w:space="0" w:color="auto"/>
                <w:right w:val="none" w:sz="0" w:space="0" w:color="auto"/>
              </w:divBdr>
            </w:div>
            <w:div w:id="2124498202">
              <w:marLeft w:val="0"/>
              <w:marRight w:val="0"/>
              <w:marTop w:val="0"/>
              <w:marBottom w:val="0"/>
              <w:divBdr>
                <w:top w:val="none" w:sz="0" w:space="0" w:color="auto"/>
                <w:left w:val="none" w:sz="0" w:space="0" w:color="auto"/>
                <w:bottom w:val="none" w:sz="0" w:space="0" w:color="auto"/>
                <w:right w:val="none" w:sz="0" w:space="0" w:color="auto"/>
              </w:divBdr>
            </w:div>
            <w:div w:id="21317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1747">
      <w:bodyDiv w:val="1"/>
      <w:marLeft w:val="0"/>
      <w:marRight w:val="0"/>
      <w:marTop w:val="0"/>
      <w:marBottom w:val="0"/>
      <w:divBdr>
        <w:top w:val="none" w:sz="0" w:space="0" w:color="auto"/>
        <w:left w:val="none" w:sz="0" w:space="0" w:color="auto"/>
        <w:bottom w:val="none" w:sz="0" w:space="0" w:color="auto"/>
        <w:right w:val="none" w:sz="0" w:space="0" w:color="auto"/>
      </w:divBdr>
    </w:div>
    <w:div w:id="176432072">
      <w:bodyDiv w:val="1"/>
      <w:marLeft w:val="0"/>
      <w:marRight w:val="0"/>
      <w:marTop w:val="0"/>
      <w:marBottom w:val="0"/>
      <w:divBdr>
        <w:top w:val="none" w:sz="0" w:space="0" w:color="auto"/>
        <w:left w:val="none" w:sz="0" w:space="0" w:color="auto"/>
        <w:bottom w:val="none" w:sz="0" w:space="0" w:color="auto"/>
        <w:right w:val="none" w:sz="0" w:space="0" w:color="auto"/>
      </w:divBdr>
    </w:div>
    <w:div w:id="192429211">
      <w:bodyDiv w:val="1"/>
      <w:marLeft w:val="0"/>
      <w:marRight w:val="0"/>
      <w:marTop w:val="0"/>
      <w:marBottom w:val="0"/>
      <w:divBdr>
        <w:top w:val="none" w:sz="0" w:space="0" w:color="auto"/>
        <w:left w:val="none" w:sz="0" w:space="0" w:color="auto"/>
        <w:bottom w:val="none" w:sz="0" w:space="0" w:color="auto"/>
        <w:right w:val="none" w:sz="0" w:space="0" w:color="auto"/>
      </w:divBdr>
    </w:div>
    <w:div w:id="228157094">
      <w:bodyDiv w:val="1"/>
      <w:marLeft w:val="0"/>
      <w:marRight w:val="0"/>
      <w:marTop w:val="0"/>
      <w:marBottom w:val="0"/>
      <w:divBdr>
        <w:top w:val="none" w:sz="0" w:space="0" w:color="auto"/>
        <w:left w:val="none" w:sz="0" w:space="0" w:color="auto"/>
        <w:bottom w:val="none" w:sz="0" w:space="0" w:color="auto"/>
        <w:right w:val="none" w:sz="0" w:space="0" w:color="auto"/>
      </w:divBdr>
    </w:div>
    <w:div w:id="256669472">
      <w:bodyDiv w:val="1"/>
      <w:marLeft w:val="0"/>
      <w:marRight w:val="0"/>
      <w:marTop w:val="0"/>
      <w:marBottom w:val="0"/>
      <w:divBdr>
        <w:top w:val="none" w:sz="0" w:space="0" w:color="auto"/>
        <w:left w:val="none" w:sz="0" w:space="0" w:color="auto"/>
        <w:bottom w:val="none" w:sz="0" w:space="0" w:color="auto"/>
        <w:right w:val="none" w:sz="0" w:space="0" w:color="auto"/>
      </w:divBdr>
    </w:div>
    <w:div w:id="269550419">
      <w:bodyDiv w:val="1"/>
      <w:marLeft w:val="0"/>
      <w:marRight w:val="0"/>
      <w:marTop w:val="0"/>
      <w:marBottom w:val="0"/>
      <w:divBdr>
        <w:top w:val="none" w:sz="0" w:space="0" w:color="auto"/>
        <w:left w:val="none" w:sz="0" w:space="0" w:color="auto"/>
        <w:bottom w:val="none" w:sz="0" w:space="0" w:color="auto"/>
        <w:right w:val="none" w:sz="0" w:space="0" w:color="auto"/>
      </w:divBdr>
    </w:div>
    <w:div w:id="282351345">
      <w:bodyDiv w:val="1"/>
      <w:marLeft w:val="0"/>
      <w:marRight w:val="0"/>
      <w:marTop w:val="0"/>
      <w:marBottom w:val="0"/>
      <w:divBdr>
        <w:top w:val="none" w:sz="0" w:space="0" w:color="auto"/>
        <w:left w:val="none" w:sz="0" w:space="0" w:color="auto"/>
        <w:bottom w:val="none" w:sz="0" w:space="0" w:color="auto"/>
        <w:right w:val="none" w:sz="0" w:space="0" w:color="auto"/>
      </w:divBdr>
    </w:div>
    <w:div w:id="296910177">
      <w:bodyDiv w:val="1"/>
      <w:marLeft w:val="0"/>
      <w:marRight w:val="0"/>
      <w:marTop w:val="0"/>
      <w:marBottom w:val="0"/>
      <w:divBdr>
        <w:top w:val="none" w:sz="0" w:space="0" w:color="auto"/>
        <w:left w:val="none" w:sz="0" w:space="0" w:color="auto"/>
        <w:bottom w:val="none" w:sz="0" w:space="0" w:color="auto"/>
        <w:right w:val="none" w:sz="0" w:space="0" w:color="auto"/>
      </w:divBdr>
    </w:div>
    <w:div w:id="298731786">
      <w:bodyDiv w:val="1"/>
      <w:marLeft w:val="0"/>
      <w:marRight w:val="0"/>
      <w:marTop w:val="0"/>
      <w:marBottom w:val="0"/>
      <w:divBdr>
        <w:top w:val="none" w:sz="0" w:space="0" w:color="auto"/>
        <w:left w:val="none" w:sz="0" w:space="0" w:color="auto"/>
        <w:bottom w:val="none" w:sz="0" w:space="0" w:color="auto"/>
        <w:right w:val="none" w:sz="0" w:space="0" w:color="auto"/>
      </w:divBdr>
      <w:divsChild>
        <w:div w:id="2007243551">
          <w:marLeft w:val="0"/>
          <w:marRight w:val="0"/>
          <w:marTop w:val="0"/>
          <w:marBottom w:val="0"/>
          <w:divBdr>
            <w:top w:val="none" w:sz="0" w:space="0" w:color="auto"/>
            <w:left w:val="none" w:sz="0" w:space="0" w:color="auto"/>
            <w:bottom w:val="none" w:sz="0" w:space="0" w:color="auto"/>
            <w:right w:val="none" w:sz="0" w:space="0" w:color="auto"/>
          </w:divBdr>
          <w:divsChild>
            <w:div w:id="140469757">
              <w:marLeft w:val="0"/>
              <w:marRight w:val="0"/>
              <w:marTop w:val="0"/>
              <w:marBottom w:val="0"/>
              <w:divBdr>
                <w:top w:val="none" w:sz="0" w:space="0" w:color="auto"/>
                <w:left w:val="none" w:sz="0" w:space="0" w:color="auto"/>
                <w:bottom w:val="none" w:sz="0" w:space="0" w:color="auto"/>
                <w:right w:val="none" w:sz="0" w:space="0" w:color="auto"/>
              </w:divBdr>
            </w:div>
            <w:div w:id="173615782">
              <w:marLeft w:val="0"/>
              <w:marRight w:val="0"/>
              <w:marTop w:val="0"/>
              <w:marBottom w:val="0"/>
              <w:divBdr>
                <w:top w:val="none" w:sz="0" w:space="0" w:color="auto"/>
                <w:left w:val="none" w:sz="0" w:space="0" w:color="auto"/>
                <w:bottom w:val="none" w:sz="0" w:space="0" w:color="auto"/>
                <w:right w:val="none" w:sz="0" w:space="0" w:color="auto"/>
              </w:divBdr>
            </w:div>
            <w:div w:id="304090002">
              <w:marLeft w:val="0"/>
              <w:marRight w:val="0"/>
              <w:marTop w:val="0"/>
              <w:marBottom w:val="0"/>
              <w:divBdr>
                <w:top w:val="none" w:sz="0" w:space="0" w:color="auto"/>
                <w:left w:val="none" w:sz="0" w:space="0" w:color="auto"/>
                <w:bottom w:val="none" w:sz="0" w:space="0" w:color="auto"/>
                <w:right w:val="none" w:sz="0" w:space="0" w:color="auto"/>
              </w:divBdr>
            </w:div>
            <w:div w:id="326173424">
              <w:marLeft w:val="0"/>
              <w:marRight w:val="0"/>
              <w:marTop w:val="0"/>
              <w:marBottom w:val="0"/>
              <w:divBdr>
                <w:top w:val="none" w:sz="0" w:space="0" w:color="auto"/>
                <w:left w:val="none" w:sz="0" w:space="0" w:color="auto"/>
                <w:bottom w:val="none" w:sz="0" w:space="0" w:color="auto"/>
                <w:right w:val="none" w:sz="0" w:space="0" w:color="auto"/>
              </w:divBdr>
            </w:div>
            <w:div w:id="506598521">
              <w:marLeft w:val="0"/>
              <w:marRight w:val="0"/>
              <w:marTop w:val="0"/>
              <w:marBottom w:val="0"/>
              <w:divBdr>
                <w:top w:val="none" w:sz="0" w:space="0" w:color="auto"/>
                <w:left w:val="none" w:sz="0" w:space="0" w:color="auto"/>
                <w:bottom w:val="none" w:sz="0" w:space="0" w:color="auto"/>
                <w:right w:val="none" w:sz="0" w:space="0" w:color="auto"/>
              </w:divBdr>
            </w:div>
            <w:div w:id="612245196">
              <w:marLeft w:val="0"/>
              <w:marRight w:val="0"/>
              <w:marTop w:val="0"/>
              <w:marBottom w:val="0"/>
              <w:divBdr>
                <w:top w:val="none" w:sz="0" w:space="0" w:color="auto"/>
                <w:left w:val="none" w:sz="0" w:space="0" w:color="auto"/>
                <w:bottom w:val="none" w:sz="0" w:space="0" w:color="auto"/>
                <w:right w:val="none" w:sz="0" w:space="0" w:color="auto"/>
              </w:divBdr>
            </w:div>
            <w:div w:id="865749078">
              <w:marLeft w:val="0"/>
              <w:marRight w:val="0"/>
              <w:marTop w:val="0"/>
              <w:marBottom w:val="0"/>
              <w:divBdr>
                <w:top w:val="none" w:sz="0" w:space="0" w:color="auto"/>
                <w:left w:val="none" w:sz="0" w:space="0" w:color="auto"/>
                <w:bottom w:val="none" w:sz="0" w:space="0" w:color="auto"/>
                <w:right w:val="none" w:sz="0" w:space="0" w:color="auto"/>
              </w:divBdr>
            </w:div>
            <w:div w:id="1043604089">
              <w:marLeft w:val="0"/>
              <w:marRight w:val="0"/>
              <w:marTop w:val="0"/>
              <w:marBottom w:val="0"/>
              <w:divBdr>
                <w:top w:val="none" w:sz="0" w:space="0" w:color="auto"/>
                <w:left w:val="none" w:sz="0" w:space="0" w:color="auto"/>
                <w:bottom w:val="none" w:sz="0" w:space="0" w:color="auto"/>
                <w:right w:val="none" w:sz="0" w:space="0" w:color="auto"/>
              </w:divBdr>
            </w:div>
            <w:div w:id="1223523224">
              <w:marLeft w:val="0"/>
              <w:marRight w:val="0"/>
              <w:marTop w:val="0"/>
              <w:marBottom w:val="0"/>
              <w:divBdr>
                <w:top w:val="none" w:sz="0" w:space="0" w:color="auto"/>
                <w:left w:val="none" w:sz="0" w:space="0" w:color="auto"/>
                <w:bottom w:val="none" w:sz="0" w:space="0" w:color="auto"/>
                <w:right w:val="none" w:sz="0" w:space="0" w:color="auto"/>
              </w:divBdr>
            </w:div>
            <w:div w:id="1421411930">
              <w:marLeft w:val="0"/>
              <w:marRight w:val="0"/>
              <w:marTop w:val="0"/>
              <w:marBottom w:val="0"/>
              <w:divBdr>
                <w:top w:val="none" w:sz="0" w:space="0" w:color="auto"/>
                <w:left w:val="none" w:sz="0" w:space="0" w:color="auto"/>
                <w:bottom w:val="none" w:sz="0" w:space="0" w:color="auto"/>
                <w:right w:val="none" w:sz="0" w:space="0" w:color="auto"/>
              </w:divBdr>
            </w:div>
            <w:div w:id="209659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68240">
      <w:bodyDiv w:val="1"/>
      <w:marLeft w:val="0"/>
      <w:marRight w:val="0"/>
      <w:marTop w:val="0"/>
      <w:marBottom w:val="0"/>
      <w:divBdr>
        <w:top w:val="none" w:sz="0" w:space="0" w:color="auto"/>
        <w:left w:val="none" w:sz="0" w:space="0" w:color="auto"/>
        <w:bottom w:val="none" w:sz="0" w:space="0" w:color="auto"/>
        <w:right w:val="none" w:sz="0" w:space="0" w:color="auto"/>
      </w:divBdr>
    </w:div>
    <w:div w:id="308748936">
      <w:bodyDiv w:val="1"/>
      <w:marLeft w:val="0"/>
      <w:marRight w:val="0"/>
      <w:marTop w:val="0"/>
      <w:marBottom w:val="0"/>
      <w:divBdr>
        <w:top w:val="none" w:sz="0" w:space="0" w:color="auto"/>
        <w:left w:val="none" w:sz="0" w:space="0" w:color="auto"/>
        <w:bottom w:val="none" w:sz="0" w:space="0" w:color="auto"/>
        <w:right w:val="none" w:sz="0" w:space="0" w:color="auto"/>
      </w:divBdr>
    </w:div>
    <w:div w:id="324013889">
      <w:bodyDiv w:val="1"/>
      <w:marLeft w:val="0"/>
      <w:marRight w:val="0"/>
      <w:marTop w:val="0"/>
      <w:marBottom w:val="0"/>
      <w:divBdr>
        <w:top w:val="none" w:sz="0" w:space="0" w:color="auto"/>
        <w:left w:val="none" w:sz="0" w:space="0" w:color="auto"/>
        <w:bottom w:val="none" w:sz="0" w:space="0" w:color="auto"/>
        <w:right w:val="none" w:sz="0" w:space="0" w:color="auto"/>
      </w:divBdr>
    </w:div>
    <w:div w:id="334764538">
      <w:bodyDiv w:val="1"/>
      <w:marLeft w:val="0"/>
      <w:marRight w:val="0"/>
      <w:marTop w:val="0"/>
      <w:marBottom w:val="0"/>
      <w:divBdr>
        <w:top w:val="none" w:sz="0" w:space="0" w:color="auto"/>
        <w:left w:val="none" w:sz="0" w:space="0" w:color="auto"/>
        <w:bottom w:val="none" w:sz="0" w:space="0" w:color="auto"/>
        <w:right w:val="none" w:sz="0" w:space="0" w:color="auto"/>
      </w:divBdr>
    </w:div>
    <w:div w:id="341904713">
      <w:bodyDiv w:val="1"/>
      <w:marLeft w:val="0"/>
      <w:marRight w:val="0"/>
      <w:marTop w:val="0"/>
      <w:marBottom w:val="0"/>
      <w:divBdr>
        <w:top w:val="none" w:sz="0" w:space="0" w:color="auto"/>
        <w:left w:val="none" w:sz="0" w:space="0" w:color="auto"/>
        <w:bottom w:val="none" w:sz="0" w:space="0" w:color="auto"/>
        <w:right w:val="none" w:sz="0" w:space="0" w:color="auto"/>
      </w:divBdr>
    </w:div>
    <w:div w:id="343940389">
      <w:bodyDiv w:val="1"/>
      <w:marLeft w:val="0"/>
      <w:marRight w:val="0"/>
      <w:marTop w:val="0"/>
      <w:marBottom w:val="0"/>
      <w:divBdr>
        <w:top w:val="none" w:sz="0" w:space="0" w:color="auto"/>
        <w:left w:val="none" w:sz="0" w:space="0" w:color="auto"/>
        <w:bottom w:val="none" w:sz="0" w:space="0" w:color="auto"/>
        <w:right w:val="none" w:sz="0" w:space="0" w:color="auto"/>
      </w:divBdr>
    </w:div>
    <w:div w:id="405347293">
      <w:bodyDiv w:val="1"/>
      <w:marLeft w:val="0"/>
      <w:marRight w:val="0"/>
      <w:marTop w:val="0"/>
      <w:marBottom w:val="0"/>
      <w:divBdr>
        <w:top w:val="none" w:sz="0" w:space="0" w:color="auto"/>
        <w:left w:val="none" w:sz="0" w:space="0" w:color="auto"/>
        <w:bottom w:val="none" w:sz="0" w:space="0" w:color="auto"/>
        <w:right w:val="none" w:sz="0" w:space="0" w:color="auto"/>
      </w:divBdr>
      <w:divsChild>
        <w:div w:id="1990283150">
          <w:marLeft w:val="0"/>
          <w:marRight w:val="0"/>
          <w:marTop w:val="0"/>
          <w:marBottom w:val="0"/>
          <w:divBdr>
            <w:top w:val="none" w:sz="0" w:space="0" w:color="auto"/>
            <w:left w:val="none" w:sz="0" w:space="0" w:color="auto"/>
            <w:bottom w:val="none" w:sz="0" w:space="0" w:color="auto"/>
            <w:right w:val="none" w:sz="0" w:space="0" w:color="auto"/>
          </w:divBdr>
        </w:div>
      </w:divsChild>
    </w:div>
    <w:div w:id="418723681">
      <w:bodyDiv w:val="1"/>
      <w:marLeft w:val="0"/>
      <w:marRight w:val="0"/>
      <w:marTop w:val="0"/>
      <w:marBottom w:val="0"/>
      <w:divBdr>
        <w:top w:val="none" w:sz="0" w:space="0" w:color="auto"/>
        <w:left w:val="none" w:sz="0" w:space="0" w:color="auto"/>
        <w:bottom w:val="none" w:sz="0" w:space="0" w:color="auto"/>
        <w:right w:val="none" w:sz="0" w:space="0" w:color="auto"/>
      </w:divBdr>
    </w:div>
    <w:div w:id="422846215">
      <w:bodyDiv w:val="1"/>
      <w:marLeft w:val="0"/>
      <w:marRight w:val="0"/>
      <w:marTop w:val="0"/>
      <w:marBottom w:val="0"/>
      <w:divBdr>
        <w:top w:val="none" w:sz="0" w:space="0" w:color="auto"/>
        <w:left w:val="none" w:sz="0" w:space="0" w:color="auto"/>
        <w:bottom w:val="none" w:sz="0" w:space="0" w:color="auto"/>
        <w:right w:val="none" w:sz="0" w:space="0" w:color="auto"/>
      </w:divBdr>
    </w:div>
    <w:div w:id="425002102">
      <w:bodyDiv w:val="1"/>
      <w:marLeft w:val="0"/>
      <w:marRight w:val="0"/>
      <w:marTop w:val="0"/>
      <w:marBottom w:val="0"/>
      <w:divBdr>
        <w:top w:val="none" w:sz="0" w:space="0" w:color="auto"/>
        <w:left w:val="none" w:sz="0" w:space="0" w:color="auto"/>
        <w:bottom w:val="none" w:sz="0" w:space="0" w:color="auto"/>
        <w:right w:val="none" w:sz="0" w:space="0" w:color="auto"/>
      </w:divBdr>
    </w:div>
    <w:div w:id="425661980">
      <w:bodyDiv w:val="1"/>
      <w:marLeft w:val="0"/>
      <w:marRight w:val="0"/>
      <w:marTop w:val="0"/>
      <w:marBottom w:val="0"/>
      <w:divBdr>
        <w:top w:val="none" w:sz="0" w:space="0" w:color="auto"/>
        <w:left w:val="none" w:sz="0" w:space="0" w:color="auto"/>
        <w:bottom w:val="none" w:sz="0" w:space="0" w:color="auto"/>
        <w:right w:val="none" w:sz="0" w:space="0" w:color="auto"/>
      </w:divBdr>
    </w:div>
    <w:div w:id="432284163">
      <w:bodyDiv w:val="1"/>
      <w:marLeft w:val="0"/>
      <w:marRight w:val="0"/>
      <w:marTop w:val="0"/>
      <w:marBottom w:val="0"/>
      <w:divBdr>
        <w:top w:val="none" w:sz="0" w:space="0" w:color="auto"/>
        <w:left w:val="none" w:sz="0" w:space="0" w:color="auto"/>
        <w:bottom w:val="none" w:sz="0" w:space="0" w:color="auto"/>
        <w:right w:val="none" w:sz="0" w:space="0" w:color="auto"/>
      </w:divBdr>
    </w:div>
    <w:div w:id="440998136">
      <w:bodyDiv w:val="1"/>
      <w:marLeft w:val="0"/>
      <w:marRight w:val="0"/>
      <w:marTop w:val="0"/>
      <w:marBottom w:val="0"/>
      <w:divBdr>
        <w:top w:val="none" w:sz="0" w:space="0" w:color="auto"/>
        <w:left w:val="none" w:sz="0" w:space="0" w:color="auto"/>
        <w:bottom w:val="none" w:sz="0" w:space="0" w:color="auto"/>
        <w:right w:val="none" w:sz="0" w:space="0" w:color="auto"/>
      </w:divBdr>
    </w:div>
    <w:div w:id="442186313">
      <w:bodyDiv w:val="1"/>
      <w:marLeft w:val="0"/>
      <w:marRight w:val="0"/>
      <w:marTop w:val="0"/>
      <w:marBottom w:val="0"/>
      <w:divBdr>
        <w:top w:val="none" w:sz="0" w:space="0" w:color="auto"/>
        <w:left w:val="none" w:sz="0" w:space="0" w:color="auto"/>
        <w:bottom w:val="none" w:sz="0" w:space="0" w:color="auto"/>
        <w:right w:val="none" w:sz="0" w:space="0" w:color="auto"/>
      </w:divBdr>
    </w:div>
    <w:div w:id="446970561">
      <w:bodyDiv w:val="1"/>
      <w:marLeft w:val="0"/>
      <w:marRight w:val="0"/>
      <w:marTop w:val="0"/>
      <w:marBottom w:val="0"/>
      <w:divBdr>
        <w:top w:val="none" w:sz="0" w:space="0" w:color="auto"/>
        <w:left w:val="none" w:sz="0" w:space="0" w:color="auto"/>
        <w:bottom w:val="none" w:sz="0" w:space="0" w:color="auto"/>
        <w:right w:val="none" w:sz="0" w:space="0" w:color="auto"/>
      </w:divBdr>
    </w:div>
    <w:div w:id="513110746">
      <w:bodyDiv w:val="1"/>
      <w:marLeft w:val="0"/>
      <w:marRight w:val="0"/>
      <w:marTop w:val="0"/>
      <w:marBottom w:val="0"/>
      <w:divBdr>
        <w:top w:val="none" w:sz="0" w:space="0" w:color="auto"/>
        <w:left w:val="none" w:sz="0" w:space="0" w:color="auto"/>
        <w:bottom w:val="none" w:sz="0" w:space="0" w:color="auto"/>
        <w:right w:val="none" w:sz="0" w:space="0" w:color="auto"/>
      </w:divBdr>
      <w:divsChild>
        <w:div w:id="1611084728">
          <w:marLeft w:val="0"/>
          <w:marRight w:val="0"/>
          <w:marTop w:val="0"/>
          <w:marBottom w:val="0"/>
          <w:divBdr>
            <w:top w:val="none" w:sz="0" w:space="0" w:color="auto"/>
            <w:left w:val="none" w:sz="0" w:space="0" w:color="auto"/>
            <w:bottom w:val="none" w:sz="0" w:space="0" w:color="auto"/>
            <w:right w:val="none" w:sz="0" w:space="0" w:color="auto"/>
          </w:divBdr>
          <w:divsChild>
            <w:div w:id="370038154">
              <w:marLeft w:val="0"/>
              <w:marRight w:val="0"/>
              <w:marTop w:val="0"/>
              <w:marBottom w:val="0"/>
              <w:divBdr>
                <w:top w:val="none" w:sz="0" w:space="0" w:color="auto"/>
                <w:left w:val="none" w:sz="0" w:space="0" w:color="auto"/>
                <w:bottom w:val="none" w:sz="0" w:space="0" w:color="auto"/>
                <w:right w:val="none" w:sz="0" w:space="0" w:color="auto"/>
              </w:divBdr>
            </w:div>
            <w:div w:id="953445665">
              <w:marLeft w:val="0"/>
              <w:marRight w:val="0"/>
              <w:marTop w:val="0"/>
              <w:marBottom w:val="0"/>
              <w:divBdr>
                <w:top w:val="none" w:sz="0" w:space="0" w:color="auto"/>
                <w:left w:val="none" w:sz="0" w:space="0" w:color="auto"/>
                <w:bottom w:val="none" w:sz="0" w:space="0" w:color="auto"/>
                <w:right w:val="none" w:sz="0" w:space="0" w:color="auto"/>
              </w:divBdr>
            </w:div>
            <w:div w:id="954942769">
              <w:marLeft w:val="0"/>
              <w:marRight w:val="0"/>
              <w:marTop w:val="0"/>
              <w:marBottom w:val="0"/>
              <w:divBdr>
                <w:top w:val="none" w:sz="0" w:space="0" w:color="auto"/>
                <w:left w:val="none" w:sz="0" w:space="0" w:color="auto"/>
                <w:bottom w:val="none" w:sz="0" w:space="0" w:color="auto"/>
                <w:right w:val="none" w:sz="0" w:space="0" w:color="auto"/>
              </w:divBdr>
            </w:div>
            <w:div w:id="970094730">
              <w:marLeft w:val="0"/>
              <w:marRight w:val="0"/>
              <w:marTop w:val="0"/>
              <w:marBottom w:val="0"/>
              <w:divBdr>
                <w:top w:val="none" w:sz="0" w:space="0" w:color="auto"/>
                <w:left w:val="none" w:sz="0" w:space="0" w:color="auto"/>
                <w:bottom w:val="none" w:sz="0" w:space="0" w:color="auto"/>
                <w:right w:val="none" w:sz="0" w:space="0" w:color="auto"/>
              </w:divBdr>
            </w:div>
            <w:div w:id="1100879959">
              <w:marLeft w:val="0"/>
              <w:marRight w:val="0"/>
              <w:marTop w:val="0"/>
              <w:marBottom w:val="0"/>
              <w:divBdr>
                <w:top w:val="none" w:sz="0" w:space="0" w:color="auto"/>
                <w:left w:val="none" w:sz="0" w:space="0" w:color="auto"/>
                <w:bottom w:val="none" w:sz="0" w:space="0" w:color="auto"/>
                <w:right w:val="none" w:sz="0" w:space="0" w:color="auto"/>
              </w:divBdr>
            </w:div>
            <w:div w:id="1353847412">
              <w:marLeft w:val="0"/>
              <w:marRight w:val="0"/>
              <w:marTop w:val="0"/>
              <w:marBottom w:val="0"/>
              <w:divBdr>
                <w:top w:val="none" w:sz="0" w:space="0" w:color="auto"/>
                <w:left w:val="none" w:sz="0" w:space="0" w:color="auto"/>
                <w:bottom w:val="none" w:sz="0" w:space="0" w:color="auto"/>
                <w:right w:val="none" w:sz="0" w:space="0" w:color="auto"/>
              </w:divBdr>
            </w:div>
            <w:div w:id="1366059507">
              <w:marLeft w:val="0"/>
              <w:marRight w:val="0"/>
              <w:marTop w:val="0"/>
              <w:marBottom w:val="0"/>
              <w:divBdr>
                <w:top w:val="none" w:sz="0" w:space="0" w:color="auto"/>
                <w:left w:val="none" w:sz="0" w:space="0" w:color="auto"/>
                <w:bottom w:val="none" w:sz="0" w:space="0" w:color="auto"/>
                <w:right w:val="none" w:sz="0" w:space="0" w:color="auto"/>
              </w:divBdr>
            </w:div>
            <w:div w:id="1423603753">
              <w:marLeft w:val="0"/>
              <w:marRight w:val="0"/>
              <w:marTop w:val="0"/>
              <w:marBottom w:val="0"/>
              <w:divBdr>
                <w:top w:val="none" w:sz="0" w:space="0" w:color="auto"/>
                <w:left w:val="none" w:sz="0" w:space="0" w:color="auto"/>
                <w:bottom w:val="none" w:sz="0" w:space="0" w:color="auto"/>
                <w:right w:val="none" w:sz="0" w:space="0" w:color="auto"/>
              </w:divBdr>
            </w:div>
            <w:div w:id="1475952876">
              <w:marLeft w:val="0"/>
              <w:marRight w:val="0"/>
              <w:marTop w:val="0"/>
              <w:marBottom w:val="0"/>
              <w:divBdr>
                <w:top w:val="none" w:sz="0" w:space="0" w:color="auto"/>
                <w:left w:val="none" w:sz="0" w:space="0" w:color="auto"/>
                <w:bottom w:val="none" w:sz="0" w:space="0" w:color="auto"/>
                <w:right w:val="none" w:sz="0" w:space="0" w:color="auto"/>
              </w:divBdr>
            </w:div>
            <w:div w:id="1805389320">
              <w:marLeft w:val="0"/>
              <w:marRight w:val="0"/>
              <w:marTop w:val="0"/>
              <w:marBottom w:val="0"/>
              <w:divBdr>
                <w:top w:val="none" w:sz="0" w:space="0" w:color="auto"/>
                <w:left w:val="none" w:sz="0" w:space="0" w:color="auto"/>
                <w:bottom w:val="none" w:sz="0" w:space="0" w:color="auto"/>
                <w:right w:val="none" w:sz="0" w:space="0" w:color="auto"/>
              </w:divBdr>
            </w:div>
            <w:div w:id="185179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13712">
      <w:bodyDiv w:val="1"/>
      <w:marLeft w:val="0"/>
      <w:marRight w:val="0"/>
      <w:marTop w:val="0"/>
      <w:marBottom w:val="0"/>
      <w:divBdr>
        <w:top w:val="none" w:sz="0" w:space="0" w:color="auto"/>
        <w:left w:val="none" w:sz="0" w:space="0" w:color="auto"/>
        <w:bottom w:val="none" w:sz="0" w:space="0" w:color="auto"/>
        <w:right w:val="none" w:sz="0" w:space="0" w:color="auto"/>
      </w:divBdr>
      <w:divsChild>
        <w:div w:id="1616862325">
          <w:marLeft w:val="0"/>
          <w:marRight w:val="0"/>
          <w:marTop w:val="0"/>
          <w:marBottom w:val="0"/>
          <w:divBdr>
            <w:top w:val="none" w:sz="0" w:space="0" w:color="auto"/>
            <w:left w:val="none" w:sz="0" w:space="0" w:color="auto"/>
            <w:bottom w:val="none" w:sz="0" w:space="0" w:color="auto"/>
            <w:right w:val="none" w:sz="0" w:space="0" w:color="auto"/>
          </w:divBdr>
        </w:div>
      </w:divsChild>
    </w:div>
    <w:div w:id="552040731">
      <w:bodyDiv w:val="1"/>
      <w:marLeft w:val="0"/>
      <w:marRight w:val="0"/>
      <w:marTop w:val="0"/>
      <w:marBottom w:val="0"/>
      <w:divBdr>
        <w:top w:val="none" w:sz="0" w:space="0" w:color="auto"/>
        <w:left w:val="none" w:sz="0" w:space="0" w:color="auto"/>
        <w:bottom w:val="none" w:sz="0" w:space="0" w:color="auto"/>
        <w:right w:val="none" w:sz="0" w:space="0" w:color="auto"/>
      </w:divBdr>
    </w:div>
    <w:div w:id="576748827">
      <w:bodyDiv w:val="1"/>
      <w:marLeft w:val="0"/>
      <w:marRight w:val="0"/>
      <w:marTop w:val="0"/>
      <w:marBottom w:val="0"/>
      <w:divBdr>
        <w:top w:val="none" w:sz="0" w:space="0" w:color="auto"/>
        <w:left w:val="none" w:sz="0" w:space="0" w:color="auto"/>
        <w:bottom w:val="none" w:sz="0" w:space="0" w:color="auto"/>
        <w:right w:val="none" w:sz="0" w:space="0" w:color="auto"/>
      </w:divBdr>
    </w:div>
    <w:div w:id="598147600">
      <w:bodyDiv w:val="1"/>
      <w:marLeft w:val="0"/>
      <w:marRight w:val="0"/>
      <w:marTop w:val="0"/>
      <w:marBottom w:val="0"/>
      <w:divBdr>
        <w:top w:val="none" w:sz="0" w:space="0" w:color="auto"/>
        <w:left w:val="none" w:sz="0" w:space="0" w:color="auto"/>
        <w:bottom w:val="none" w:sz="0" w:space="0" w:color="auto"/>
        <w:right w:val="none" w:sz="0" w:space="0" w:color="auto"/>
      </w:divBdr>
      <w:divsChild>
        <w:div w:id="199245382">
          <w:marLeft w:val="0"/>
          <w:marRight w:val="0"/>
          <w:marTop w:val="0"/>
          <w:marBottom w:val="0"/>
          <w:divBdr>
            <w:top w:val="none" w:sz="0" w:space="0" w:color="auto"/>
            <w:left w:val="none" w:sz="0" w:space="0" w:color="auto"/>
            <w:bottom w:val="none" w:sz="0" w:space="0" w:color="auto"/>
            <w:right w:val="none" w:sz="0" w:space="0" w:color="auto"/>
          </w:divBdr>
          <w:divsChild>
            <w:div w:id="17459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91619">
      <w:bodyDiv w:val="1"/>
      <w:marLeft w:val="0"/>
      <w:marRight w:val="0"/>
      <w:marTop w:val="0"/>
      <w:marBottom w:val="0"/>
      <w:divBdr>
        <w:top w:val="none" w:sz="0" w:space="0" w:color="auto"/>
        <w:left w:val="none" w:sz="0" w:space="0" w:color="auto"/>
        <w:bottom w:val="none" w:sz="0" w:space="0" w:color="auto"/>
        <w:right w:val="none" w:sz="0" w:space="0" w:color="auto"/>
      </w:divBdr>
    </w:div>
    <w:div w:id="603466591">
      <w:bodyDiv w:val="1"/>
      <w:marLeft w:val="0"/>
      <w:marRight w:val="0"/>
      <w:marTop w:val="0"/>
      <w:marBottom w:val="0"/>
      <w:divBdr>
        <w:top w:val="none" w:sz="0" w:space="0" w:color="auto"/>
        <w:left w:val="none" w:sz="0" w:space="0" w:color="auto"/>
        <w:bottom w:val="none" w:sz="0" w:space="0" w:color="auto"/>
        <w:right w:val="none" w:sz="0" w:space="0" w:color="auto"/>
      </w:divBdr>
    </w:div>
    <w:div w:id="606549408">
      <w:bodyDiv w:val="1"/>
      <w:marLeft w:val="0"/>
      <w:marRight w:val="0"/>
      <w:marTop w:val="0"/>
      <w:marBottom w:val="0"/>
      <w:divBdr>
        <w:top w:val="none" w:sz="0" w:space="0" w:color="auto"/>
        <w:left w:val="none" w:sz="0" w:space="0" w:color="auto"/>
        <w:bottom w:val="none" w:sz="0" w:space="0" w:color="auto"/>
        <w:right w:val="none" w:sz="0" w:space="0" w:color="auto"/>
      </w:divBdr>
    </w:div>
    <w:div w:id="626931257">
      <w:bodyDiv w:val="1"/>
      <w:marLeft w:val="0"/>
      <w:marRight w:val="0"/>
      <w:marTop w:val="0"/>
      <w:marBottom w:val="0"/>
      <w:divBdr>
        <w:top w:val="none" w:sz="0" w:space="0" w:color="auto"/>
        <w:left w:val="none" w:sz="0" w:space="0" w:color="auto"/>
        <w:bottom w:val="none" w:sz="0" w:space="0" w:color="auto"/>
        <w:right w:val="none" w:sz="0" w:space="0" w:color="auto"/>
      </w:divBdr>
      <w:divsChild>
        <w:div w:id="1991206340">
          <w:marLeft w:val="0"/>
          <w:marRight w:val="0"/>
          <w:marTop w:val="0"/>
          <w:marBottom w:val="0"/>
          <w:divBdr>
            <w:top w:val="none" w:sz="0" w:space="0" w:color="auto"/>
            <w:left w:val="none" w:sz="0" w:space="0" w:color="auto"/>
            <w:bottom w:val="none" w:sz="0" w:space="0" w:color="auto"/>
            <w:right w:val="none" w:sz="0" w:space="0" w:color="auto"/>
          </w:divBdr>
        </w:div>
      </w:divsChild>
    </w:div>
    <w:div w:id="631442291">
      <w:bodyDiv w:val="1"/>
      <w:marLeft w:val="0"/>
      <w:marRight w:val="0"/>
      <w:marTop w:val="0"/>
      <w:marBottom w:val="0"/>
      <w:divBdr>
        <w:top w:val="none" w:sz="0" w:space="0" w:color="auto"/>
        <w:left w:val="none" w:sz="0" w:space="0" w:color="auto"/>
        <w:bottom w:val="none" w:sz="0" w:space="0" w:color="auto"/>
        <w:right w:val="none" w:sz="0" w:space="0" w:color="auto"/>
      </w:divBdr>
    </w:div>
    <w:div w:id="640621244">
      <w:bodyDiv w:val="1"/>
      <w:marLeft w:val="0"/>
      <w:marRight w:val="0"/>
      <w:marTop w:val="0"/>
      <w:marBottom w:val="0"/>
      <w:divBdr>
        <w:top w:val="none" w:sz="0" w:space="0" w:color="auto"/>
        <w:left w:val="none" w:sz="0" w:space="0" w:color="auto"/>
        <w:bottom w:val="none" w:sz="0" w:space="0" w:color="auto"/>
        <w:right w:val="none" w:sz="0" w:space="0" w:color="auto"/>
      </w:divBdr>
    </w:div>
    <w:div w:id="641731968">
      <w:bodyDiv w:val="1"/>
      <w:marLeft w:val="0"/>
      <w:marRight w:val="0"/>
      <w:marTop w:val="0"/>
      <w:marBottom w:val="0"/>
      <w:divBdr>
        <w:top w:val="none" w:sz="0" w:space="0" w:color="auto"/>
        <w:left w:val="none" w:sz="0" w:space="0" w:color="auto"/>
        <w:bottom w:val="none" w:sz="0" w:space="0" w:color="auto"/>
        <w:right w:val="none" w:sz="0" w:space="0" w:color="auto"/>
      </w:divBdr>
    </w:div>
    <w:div w:id="646738598">
      <w:bodyDiv w:val="1"/>
      <w:marLeft w:val="0"/>
      <w:marRight w:val="0"/>
      <w:marTop w:val="0"/>
      <w:marBottom w:val="0"/>
      <w:divBdr>
        <w:top w:val="none" w:sz="0" w:space="0" w:color="auto"/>
        <w:left w:val="none" w:sz="0" w:space="0" w:color="auto"/>
        <w:bottom w:val="none" w:sz="0" w:space="0" w:color="auto"/>
        <w:right w:val="none" w:sz="0" w:space="0" w:color="auto"/>
      </w:divBdr>
    </w:div>
    <w:div w:id="669261120">
      <w:bodyDiv w:val="1"/>
      <w:marLeft w:val="0"/>
      <w:marRight w:val="0"/>
      <w:marTop w:val="0"/>
      <w:marBottom w:val="0"/>
      <w:divBdr>
        <w:top w:val="none" w:sz="0" w:space="0" w:color="auto"/>
        <w:left w:val="none" w:sz="0" w:space="0" w:color="auto"/>
        <w:bottom w:val="none" w:sz="0" w:space="0" w:color="auto"/>
        <w:right w:val="none" w:sz="0" w:space="0" w:color="auto"/>
      </w:divBdr>
    </w:div>
    <w:div w:id="684290921">
      <w:bodyDiv w:val="1"/>
      <w:marLeft w:val="0"/>
      <w:marRight w:val="0"/>
      <w:marTop w:val="0"/>
      <w:marBottom w:val="0"/>
      <w:divBdr>
        <w:top w:val="none" w:sz="0" w:space="0" w:color="auto"/>
        <w:left w:val="none" w:sz="0" w:space="0" w:color="auto"/>
        <w:bottom w:val="none" w:sz="0" w:space="0" w:color="auto"/>
        <w:right w:val="none" w:sz="0" w:space="0" w:color="auto"/>
      </w:divBdr>
    </w:div>
    <w:div w:id="770853510">
      <w:bodyDiv w:val="1"/>
      <w:marLeft w:val="0"/>
      <w:marRight w:val="0"/>
      <w:marTop w:val="0"/>
      <w:marBottom w:val="0"/>
      <w:divBdr>
        <w:top w:val="none" w:sz="0" w:space="0" w:color="auto"/>
        <w:left w:val="none" w:sz="0" w:space="0" w:color="auto"/>
        <w:bottom w:val="none" w:sz="0" w:space="0" w:color="auto"/>
        <w:right w:val="none" w:sz="0" w:space="0" w:color="auto"/>
      </w:divBdr>
    </w:div>
    <w:div w:id="777258811">
      <w:bodyDiv w:val="1"/>
      <w:marLeft w:val="0"/>
      <w:marRight w:val="0"/>
      <w:marTop w:val="0"/>
      <w:marBottom w:val="0"/>
      <w:divBdr>
        <w:top w:val="none" w:sz="0" w:space="0" w:color="auto"/>
        <w:left w:val="none" w:sz="0" w:space="0" w:color="auto"/>
        <w:bottom w:val="none" w:sz="0" w:space="0" w:color="auto"/>
        <w:right w:val="none" w:sz="0" w:space="0" w:color="auto"/>
      </w:divBdr>
    </w:div>
    <w:div w:id="795874469">
      <w:bodyDiv w:val="1"/>
      <w:marLeft w:val="0"/>
      <w:marRight w:val="0"/>
      <w:marTop w:val="0"/>
      <w:marBottom w:val="0"/>
      <w:divBdr>
        <w:top w:val="none" w:sz="0" w:space="0" w:color="auto"/>
        <w:left w:val="none" w:sz="0" w:space="0" w:color="auto"/>
        <w:bottom w:val="none" w:sz="0" w:space="0" w:color="auto"/>
        <w:right w:val="none" w:sz="0" w:space="0" w:color="auto"/>
      </w:divBdr>
    </w:div>
    <w:div w:id="817917082">
      <w:bodyDiv w:val="1"/>
      <w:marLeft w:val="0"/>
      <w:marRight w:val="0"/>
      <w:marTop w:val="0"/>
      <w:marBottom w:val="0"/>
      <w:divBdr>
        <w:top w:val="none" w:sz="0" w:space="0" w:color="auto"/>
        <w:left w:val="none" w:sz="0" w:space="0" w:color="auto"/>
        <w:bottom w:val="none" w:sz="0" w:space="0" w:color="auto"/>
        <w:right w:val="none" w:sz="0" w:space="0" w:color="auto"/>
      </w:divBdr>
    </w:div>
    <w:div w:id="832373724">
      <w:bodyDiv w:val="1"/>
      <w:marLeft w:val="0"/>
      <w:marRight w:val="0"/>
      <w:marTop w:val="0"/>
      <w:marBottom w:val="0"/>
      <w:divBdr>
        <w:top w:val="none" w:sz="0" w:space="0" w:color="auto"/>
        <w:left w:val="none" w:sz="0" w:space="0" w:color="auto"/>
        <w:bottom w:val="none" w:sz="0" w:space="0" w:color="auto"/>
        <w:right w:val="none" w:sz="0" w:space="0" w:color="auto"/>
      </w:divBdr>
    </w:div>
    <w:div w:id="834223456">
      <w:bodyDiv w:val="1"/>
      <w:marLeft w:val="0"/>
      <w:marRight w:val="0"/>
      <w:marTop w:val="0"/>
      <w:marBottom w:val="0"/>
      <w:divBdr>
        <w:top w:val="none" w:sz="0" w:space="0" w:color="auto"/>
        <w:left w:val="none" w:sz="0" w:space="0" w:color="auto"/>
        <w:bottom w:val="none" w:sz="0" w:space="0" w:color="auto"/>
        <w:right w:val="none" w:sz="0" w:space="0" w:color="auto"/>
      </w:divBdr>
    </w:div>
    <w:div w:id="841047878">
      <w:bodyDiv w:val="1"/>
      <w:marLeft w:val="0"/>
      <w:marRight w:val="0"/>
      <w:marTop w:val="0"/>
      <w:marBottom w:val="0"/>
      <w:divBdr>
        <w:top w:val="none" w:sz="0" w:space="0" w:color="auto"/>
        <w:left w:val="none" w:sz="0" w:space="0" w:color="auto"/>
        <w:bottom w:val="none" w:sz="0" w:space="0" w:color="auto"/>
        <w:right w:val="none" w:sz="0" w:space="0" w:color="auto"/>
      </w:divBdr>
    </w:div>
    <w:div w:id="847718210">
      <w:bodyDiv w:val="1"/>
      <w:marLeft w:val="0"/>
      <w:marRight w:val="0"/>
      <w:marTop w:val="0"/>
      <w:marBottom w:val="0"/>
      <w:divBdr>
        <w:top w:val="none" w:sz="0" w:space="0" w:color="auto"/>
        <w:left w:val="none" w:sz="0" w:space="0" w:color="auto"/>
        <w:bottom w:val="none" w:sz="0" w:space="0" w:color="auto"/>
        <w:right w:val="none" w:sz="0" w:space="0" w:color="auto"/>
      </w:divBdr>
    </w:div>
    <w:div w:id="876888905">
      <w:bodyDiv w:val="1"/>
      <w:marLeft w:val="0"/>
      <w:marRight w:val="0"/>
      <w:marTop w:val="0"/>
      <w:marBottom w:val="0"/>
      <w:divBdr>
        <w:top w:val="none" w:sz="0" w:space="0" w:color="auto"/>
        <w:left w:val="none" w:sz="0" w:space="0" w:color="auto"/>
        <w:bottom w:val="none" w:sz="0" w:space="0" w:color="auto"/>
        <w:right w:val="none" w:sz="0" w:space="0" w:color="auto"/>
      </w:divBdr>
    </w:div>
    <w:div w:id="886332266">
      <w:bodyDiv w:val="1"/>
      <w:marLeft w:val="0"/>
      <w:marRight w:val="0"/>
      <w:marTop w:val="0"/>
      <w:marBottom w:val="0"/>
      <w:divBdr>
        <w:top w:val="none" w:sz="0" w:space="0" w:color="auto"/>
        <w:left w:val="none" w:sz="0" w:space="0" w:color="auto"/>
        <w:bottom w:val="none" w:sz="0" w:space="0" w:color="auto"/>
        <w:right w:val="none" w:sz="0" w:space="0" w:color="auto"/>
      </w:divBdr>
    </w:div>
    <w:div w:id="898711401">
      <w:bodyDiv w:val="1"/>
      <w:marLeft w:val="0"/>
      <w:marRight w:val="0"/>
      <w:marTop w:val="0"/>
      <w:marBottom w:val="0"/>
      <w:divBdr>
        <w:top w:val="none" w:sz="0" w:space="0" w:color="auto"/>
        <w:left w:val="none" w:sz="0" w:space="0" w:color="auto"/>
        <w:bottom w:val="none" w:sz="0" w:space="0" w:color="auto"/>
        <w:right w:val="none" w:sz="0" w:space="0" w:color="auto"/>
      </w:divBdr>
    </w:div>
    <w:div w:id="911280130">
      <w:bodyDiv w:val="1"/>
      <w:marLeft w:val="0"/>
      <w:marRight w:val="0"/>
      <w:marTop w:val="0"/>
      <w:marBottom w:val="0"/>
      <w:divBdr>
        <w:top w:val="none" w:sz="0" w:space="0" w:color="auto"/>
        <w:left w:val="none" w:sz="0" w:space="0" w:color="auto"/>
        <w:bottom w:val="none" w:sz="0" w:space="0" w:color="auto"/>
        <w:right w:val="none" w:sz="0" w:space="0" w:color="auto"/>
      </w:divBdr>
    </w:div>
    <w:div w:id="914051780">
      <w:bodyDiv w:val="1"/>
      <w:marLeft w:val="0"/>
      <w:marRight w:val="0"/>
      <w:marTop w:val="0"/>
      <w:marBottom w:val="0"/>
      <w:divBdr>
        <w:top w:val="none" w:sz="0" w:space="0" w:color="auto"/>
        <w:left w:val="none" w:sz="0" w:space="0" w:color="auto"/>
        <w:bottom w:val="none" w:sz="0" w:space="0" w:color="auto"/>
        <w:right w:val="none" w:sz="0" w:space="0" w:color="auto"/>
      </w:divBdr>
    </w:div>
    <w:div w:id="916090887">
      <w:bodyDiv w:val="1"/>
      <w:marLeft w:val="0"/>
      <w:marRight w:val="0"/>
      <w:marTop w:val="0"/>
      <w:marBottom w:val="0"/>
      <w:divBdr>
        <w:top w:val="none" w:sz="0" w:space="0" w:color="auto"/>
        <w:left w:val="none" w:sz="0" w:space="0" w:color="auto"/>
        <w:bottom w:val="none" w:sz="0" w:space="0" w:color="auto"/>
        <w:right w:val="none" w:sz="0" w:space="0" w:color="auto"/>
      </w:divBdr>
    </w:div>
    <w:div w:id="926424555">
      <w:bodyDiv w:val="1"/>
      <w:marLeft w:val="0"/>
      <w:marRight w:val="0"/>
      <w:marTop w:val="0"/>
      <w:marBottom w:val="0"/>
      <w:divBdr>
        <w:top w:val="none" w:sz="0" w:space="0" w:color="auto"/>
        <w:left w:val="none" w:sz="0" w:space="0" w:color="auto"/>
        <w:bottom w:val="none" w:sz="0" w:space="0" w:color="auto"/>
        <w:right w:val="none" w:sz="0" w:space="0" w:color="auto"/>
      </w:divBdr>
    </w:div>
    <w:div w:id="927813093">
      <w:bodyDiv w:val="1"/>
      <w:marLeft w:val="0"/>
      <w:marRight w:val="0"/>
      <w:marTop w:val="0"/>
      <w:marBottom w:val="0"/>
      <w:divBdr>
        <w:top w:val="none" w:sz="0" w:space="0" w:color="auto"/>
        <w:left w:val="none" w:sz="0" w:space="0" w:color="auto"/>
        <w:bottom w:val="none" w:sz="0" w:space="0" w:color="auto"/>
        <w:right w:val="none" w:sz="0" w:space="0" w:color="auto"/>
      </w:divBdr>
    </w:div>
    <w:div w:id="957566862">
      <w:bodyDiv w:val="1"/>
      <w:marLeft w:val="0"/>
      <w:marRight w:val="0"/>
      <w:marTop w:val="0"/>
      <w:marBottom w:val="0"/>
      <w:divBdr>
        <w:top w:val="none" w:sz="0" w:space="0" w:color="auto"/>
        <w:left w:val="none" w:sz="0" w:space="0" w:color="auto"/>
        <w:bottom w:val="none" w:sz="0" w:space="0" w:color="auto"/>
        <w:right w:val="none" w:sz="0" w:space="0" w:color="auto"/>
      </w:divBdr>
    </w:div>
    <w:div w:id="958757187">
      <w:bodyDiv w:val="1"/>
      <w:marLeft w:val="0"/>
      <w:marRight w:val="0"/>
      <w:marTop w:val="0"/>
      <w:marBottom w:val="0"/>
      <w:divBdr>
        <w:top w:val="none" w:sz="0" w:space="0" w:color="auto"/>
        <w:left w:val="none" w:sz="0" w:space="0" w:color="auto"/>
        <w:bottom w:val="none" w:sz="0" w:space="0" w:color="auto"/>
        <w:right w:val="none" w:sz="0" w:space="0" w:color="auto"/>
      </w:divBdr>
    </w:div>
    <w:div w:id="958951174">
      <w:bodyDiv w:val="1"/>
      <w:marLeft w:val="0"/>
      <w:marRight w:val="0"/>
      <w:marTop w:val="0"/>
      <w:marBottom w:val="0"/>
      <w:divBdr>
        <w:top w:val="none" w:sz="0" w:space="0" w:color="auto"/>
        <w:left w:val="none" w:sz="0" w:space="0" w:color="auto"/>
        <w:bottom w:val="none" w:sz="0" w:space="0" w:color="auto"/>
        <w:right w:val="none" w:sz="0" w:space="0" w:color="auto"/>
      </w:divBdr>
    </w:div>
    <w:div w:id="959724685">
      <w:bodyDiv w:val="1"/>
      <w:marLeft w:val="0"/>
      <w:marRight w:val="0"/>
      <w:marTop w:val="0"/>
      <w:marBottom w:val="0"/>
      <w:divBdr>
        <w:top w:val="none" w:sz="0" w:space="0" w:color="auto"/>
        <w:left w:val="none" w:sz="0" w:space="0" w:color="auto"/>
        <w:bottom w:val="none" w:sz="0" w:space="0" w:color="auto"/>
        <w:right w:val="none" w:sz="0" w:space="0" w:color="auto"/>
      </w:divBdr>
    </w:div>
    <w:div w:id="987173143">
      <w:bodyDiv w:val="1"/>
      <w:marLeft w:val="0"/>
      <w:marRight w:val="0"/>
      <w:marTop w:val="0"/>
      <w:marBottom w:val="0"/>
      <w:divBdr>
        <w:top w:val="none" w:sz="0" w:space="0" w:color="auto"/>
        <w:left w:val="none" w:sz="0" w:space="0" w:color="auto"/>
        <w:bottom w:val="none" w:sz="0" w:space="0" w:color="auto"/>
        <w:right w:val="none" w:sz="0" w:space="0" w:color="auto"/>
      </w:divBdr>
    </w:div>
    <w:div w:id="1014112006">
      <w:bodyDiv w:val="1"/>
      <w:marLeft w:val="0"/>
      <w:marRight w:val="0"/>
      <w:marTop w:val="0"/>
      <w:marBottom w:val="0"/>
      <w:divBdr>
        <w:top w:val="none" w:sz="0" w:space="0" w:color="auto"/>
        <w:left w:val="none" w:sz="0" w:space="0" w:color="auto"/>
        <w:bottom w:val="none" w:sz="0" w:space="0" w:color="auto"/>
        <w:right w:val="none" w:sz="0" w:space="0" w:color="auto"/>
      </w:divBdr>
    </w:div>
    <w:div w:id="1016227224">
      <w:bodyDiv w:val="1"/>
      <w:marLeft w:val="0"/>
      <w:marRight w:val="0"/>
      <w:marTop w:val="0"/>
      <w:marBottom w:val="0"/>
      <w:divBdr>
        <w:top w:val="none" w:sz="0" w:space="0" w:color="auto"/>
        <w:left w:val="none" w:sz="0" w:space="0" w:color="auto"/>
        <w:bottom w:val="none" w:sz="0" w:space="0" w:color="auto"/>
        <w:right w:val="none" w:sz="0" w:space="0" w:color="auto"/>
      </w:divBdr>
    </w:div>
    <w:div w:id="1020937457">
      <w:bodyDiv w:val="1"/>
      <w:marLeft w:val="0"/>
      <w:marRight w:val="0"/>
      <w:marTop w:val="0"/>
      <w:marBottom w:val="0"/>
      <w:divBdr>
        <w:top w:val="none" w:sz="0" w:space="0" w:color="auto"/>
        <w:left w:val="none" w:sz="0" w:space="0" w:color="auto"/>
        <w:bottom w:val="none" w:sz="0" w:space="0" w:color="auto"/>
        <w:right w:val="none" w:sz="0" w:space="0" w:color="auto"/>
      </w:divBdr>
      <w:divsChild>
        <w:div w:id="1743943253">
          <w:marLeft w:val="0"/>
          <w:marRight w:val="0"/>
          <w:marTop w:val="0"/>
          <w:marBottom w:val="0"/>
          <w:divBdr>
            <w:top w:val="none" w:sz="0" w:space="0" w:color="auto"/>
            <w:left w:val="none" w:sz="0" w:space="0" w:color="auto"/>
            <w:bottom w:val="none" w:sz="0" w:space="0" w:color="auto"/>
            <w:right w:val="none" w:sz="0" w:space="0" w:color="auto"/>
          </w:divBdr>
          <w:divsChild>
            <w:div w:id="49306771">
              <w:marLeft w:val="0"/>
              <w:marRight w:val="0"/>
              <w:marTop w:val="0"/>
              <w:marBottom w:val="0"/>
              <w:divBdr>
                <w:top w:val="none" w:sz="0" w:space="0" w:color="auto"/>
                <w:left w:val="none" w:sz="0" w:space="0" w:color="auto"/>
                <w:bottom w:val="none" w:sz="0" w:space="0" w:color="auto"/>
                <w:right w:val="none" w:sz="0" w:space="0" w:color="auto"/>
              </w:divBdr>
            </w:div>
            <w:div w:id="51850663">
              <w:marLeft w:val="0"/>
              <w:marRight w:val="0"/>
              <w:marTop w:val="0"/>
              <w:marBottom w:val="0"/>
              <w:divBdr>
                <w:top w:val="none" w:sz="0" w:space="0" w:color="auto"/>
                <w:left w:val="none" w:sz="0" w:space="0" w:color="auto"/>
                <w:bottom w:val="none" w:sz="0" w:space="0" w:color="auto"/>
                <w:right w:val="none" w:sz="0" w:space="0" w:color="auto"/>
              </w:divBdr>
            </w:div>
            <w:div w:id="54595704">
              <w:marLeft w:val="0"/>
              <w:marRight w:val="0"/>
              <w:marTop w:val="0"/>
              <w:marBottom w:val="0"/>
              <w:divBdr>
                <w:top w:val="none" w:sz="0" w:space="0" w:color="auto"/>
                <w:left w:val="none" w:sz="0" w:space="0" w:color="auto"/>
                <w:bottom w:val="none" w:sz="0" w:space="0" w:color="auto"/>
                <w:right w:val="none" w:sz="0" w:space="0" w:color="auto"/>
              </w:divBdr>
            </w:div>
            <w:div w:id="71196417">
              <w:marLeft w:val="0"/>
              <w:marRight w:val="0"/>
              <w:marTop w:val="0"/>
              <w:marBottom w:val="0"/>
              <w:divBdr>
                <w:top w:val="none" w:sz="0" w:space="0" w:color="auto"/>
                <w:left w:val="none" w:sz="0" w:space="0" w:color="auto"/>
                <w:bottom w:val="none" w:sz="0" w:space="0" w:color="auto"/>
                <w:right w:val="none" w:sz="0" w:space="0" w:color="auto"/>
              </w:divBdr>
            </w:div>
            <w:div w:id="89392333">
              <w:marLeft w:val="0"/>
              <w:marRight w:val="0"/>
              <w:marTop w:val="0"/>
              <w:marBottom w:val="0"/>
              <w:divBdr>
                <w:top w:val="none" w:sz="0" w:space="0" w:color="auto"/>
                <w:left w:val="none" w:sz="0" w:space="0" w:color="auto"/>
                <w:bottom w:val="none" w:sz="0" w:space="0" w:color="auto"/>
                <w:right w:val="none" w:sz="0" w:space="0" w:color="auto"/>
              </w:divBdr>
            </w:div>
            <w:div w:id="89661389">
              <w:marLeft w:val="0"/>
              <w:marRight w:val="0"/>
              <w:marTop w:val="0"/>
              <w:marBottom w:val="0"/>
              <w:divBdr>
                <w:top w:val="none" w:sz="0" w:space="0" w:color="auto"/>
                <w:left w:val="none" w:sz="0" w:space="0" w:color="auto"/>
                <w:bottom w:val="none" w:sz="0" w:space="0" w:color="auto"/>
                <w:right w:val="none" w:sz="0" w:space="0" w:color="auto"/>
              </w:divBdr>
            </w:div>
            <w:div w:id="185411886">
              <w:marLeft w:val="0"/>
              <w:marRight w:val="0"/>
              <w:marTop w:val="0"/>
              <w:marBottom w:val="0"/>
              <w:divBdr>
                <w:top w:val="none" w:sz="0" w:space="0" w:color="auto"/>
                <w:left w:val="none" w:sz="0" w:space="0" w:color="auto"/>
                <w:bottom w:val="none" w:sz="0" w:space="0" w:color="auto"/>
                <w:right w:val="none" w:sz="0" w:space="0" w:color="auto"/>
              </w:divBdr>
            </w:div>
            <w:div w:id="204635628">
              <w:marLeft w:val="0"/>
              <w:marRight w:val="0"/>
              <w:marTop w:val="0"/>
              <w:marBottom w:val="0"/>
              <w:divBdr>
                <w:top w:val="none" w:sz="0" w:space="0" w:color="auto"/>
                <w:left w:val="none" w:sz="0" w:space="0" w:color="auto"/>
                <w:bottom w:val="none" w:sz="0" w:space="0" w:color="auto"/>
                <w:right w:val="none" w:sz="0" w:space="0" w:color="auto"/>
              </w:divBdr>
            </w:div>
            <w:div w:id="262417170">
              <w:marLeft w:val="0"/>
              <w:marRight w:val="0"/>
              <w:marTop w:val="0"/>
              <w:marBottom w:val="0"/>
              <w:divBdr>
                <w:top w:val="none" w:sz="0" w:space="0" w:color="auto"/>
                <w:left w:val="none" w:sz="0" w:space="0" w:color="auto"/>
                <w:bottom w:val="none" w:sz="0" w:space="0" w:color="auto"/>
                <w:right w:val="none" w:sz="0" w:space="0" w:color="auto"/>
              </w:divBdr>
            </w:div>
            <w:div w:id="377510960">
              <w:marLeft w:val="0"/>
              <w:marRight w:val="0"/>
              <w:marTop w:val="0"/>
              <w:marBottom w:val="0"/>
              <w:divBdr>
                <w:top w:val="none" w:sz="0" w:space="0" w:color="auto"/>
                <w:left w:val="none" w:sz="0" w:space="0" w:color="auto"/>
                <w:bottom w:val="none" w:sz="0" w:space="0" w:color="auto"/>
                <w:right w:val="none" w:sz="0" w:space="0" w:color="auto"/>
              </w:divBdr>
            </w:div>
            <w:div w:id="388653329">
              <w:marLeft w:val="0"/>
              <w:marRight w:val="0"/>
              <w:marTop w:val="0"/>
              <w:marBottom w:val="0"/>
              <w:divBdr>
                <w:top w:val="none" w:sz="0" w:space="0" w:color="auto"/>
                <w:left w:val="none" w:sz="0" w:space="0" w:color="auto"/>
                <w:bottom w:val="none" w:sz="0" w:space="0" w:color="auto"/>
                <w:right w:val="none" w:sz="0" w:space="0" w:color="auto"/>
              </w:divBdr>
            </w:div>
            <w:div w:id="408502563">
              <w:marLeft w:val="0"/>
              <w:marRight w:val="0"/>
              <w:marTop w:val="0"/>
              <w:marBottom w:val="0"/>
              <w:divBdr>
                <w:top w:val="none" w:sz="0" w:space="0" w:color="auto"/>
                <w:left w:val="none" w:sz="0" w:space="0" w:color="auto"/>
                <w:bottom w:val="none" w:sz="0" w:space="0" w:color="auto"/>
                <w:right w:val="none" w:sz="0" w:space="0" w:color="auto"/>
              </w:divBdr>
            </w:div>
            <w:div w:id="428694216">
              <w:marLeft w:val="0"/>
              <w:marRight w:val="0"/>
              <w:marTop w:val="0"/>
              <w:marBottom w:val="0"/>
              <w:divBdr>
                <w:top w:val="none" w:sz="0" w:space="0" w:color="auto"/>
                <w:left w:val="none" w:sz="0" w:space="0" w:color="auto"/>
                <w:bottom w:val="none" w:sz="0" w:space="0" w:color="auto"/>
                <w:right w:val="none" w:sz="0" w:space="0" w:color="auto"/>
              </w:divBdr>
            </w:div>
            <w:div w:id="493184027">
              <w:marLeft w:val="0"/>
              <w:marRight w:val="0"/>
              <w:marTop w:val="0"/>
              <w:marBottom w:val="0"/>
              <w:divBdr>
                <w:top w:val="none" w:sz="0" w:space="0" w:color="auto"/>
                <w:left w:val="none" w:sz="0" w:space="0" w:color="auto"/>
                <w:bottom w:val="none" w:sz="0" w:space="0" w:color="auto"/>
                <w:right w:val="none" w:sz="0" w:space="0" w:color="auto"/>
              </w:divBdr>
            </w:div>
            <w:div w:id="512189672">
              <w:marLeft w:val="0"/>
              <w:marRight w:val="0"/>
              <w:marTop w:val="0"/>
              <w:marBottom w:val="0"/>
              <w:divBdr>
                <w:top w:val="none" w:sz="0" w:space="0" w:color="auto"/>
                <w:left w:val="none" w:sz="0" w:space="0" w:color="auto"/>
                <w:bottom w:val="none" w:sz="0" w:space="0" w:color="auto"/>
                <w:right w:val="none" w:sz="0" w:space="0" w:color="auto"/>
              </w:divBdr>
            </w:div>
            <w:div w:id="570508385">
              <w:marLeft w:val="0"/>
              <w:marRight w:val="0"/>
              <w:marTop w:val="0"/>
              <w:marBottom w:val="0"/>
              <w:divBdr>
                <w:top w:val="none" w:sz="0" w:space="0" w:color="auto"/>
                <w:left w:val="none" w:sz="0" w:space="0" w:color="auto"/>
                <w:bottom w:val="none" w:sz="0" w:space="0" w:color="auto"/>
                <w:right w:val="none" w:sz="0" w:space="0" w:color="auto"/>
              </w:divBdr>
            </w:div>
            <w:div w:id="603877967">
              <w:marLeft w:val="0"/>
              <w:marRight w:val="0"/>
              <w:marTop w:val="0"/>
              <w:marBottom w:val="0"/>
              <w:divBdr>
                <w:top w:val="none" w:sz="0" w:space="0" w:color="auto"/>
                <w:left w:val="none" w:sz="0" w:space="0" w:color="auto"/>
                <w:bottom w:val="none" w:sz="0" w:space="0" w:color="auto"/>
                <w:right w:val="none" w:sz="0" w:space="0" w:color="auto"/>
              </w:divBdr>
            </w:div>
            <w:div w:id="655383657">
              <w:marLeft w:val="0"/>
              <w:marRight w:val="0"/>
              <w:marTop w:val="0"/>
              <w:marBottom w:val="0"/>
              <w:divBdr>
                <w:top w:val="none" w:sz="0" w:space="0" w:color="auto"/>
                <w:left w:val="none" w:sz="0" w:space="0" w:color="auto"/>
                <w:bottom w:val="none" w:sz="0" w:space="0" w:color="auto"/>
                <w:right w:val="none" w:sz="0" w:space="0" w:color="auto"/>
              </w:divBdr>
            </w:div>
            <w:div w:id="712197312">
              <w:marLeft w:val="0"/>
              <w:marRight w:val="0"/>
              <w:marTop w:val="0"/>
              <w:marBottom w:val="0"/>
              <w:divBdr>
                <w:top w:val="none" w:sz="0" w:space="0" w:color="auto"/>
                <w:left w:val="none" w:sz="0" w:space="0" w:color="auto"/>
                <w:bottom w:val="none" w:sz="0" w:space="0" w:color="auto"/>
                <w:right w:val="none" w:sz="0" w:space="0" w:color="auto"/>
              </w:divBdr>
            </w:div>
            <w:div w:id="716779208">
              <w:marLeft w:val="0"/>
              <w:marRight w:val="0"/>
              <w:marTop w:val="0"/>
              <w:marBottom w:val="0"/>
              <w:divBdr>
                <w:top w:val="none" w:sz="0" w:space="0" w:color="auto"/>
                <w:left w:val="none" w:sz="0" w:space="0" w:color="auto"/>
                <w:bottom w:val="none" w:sz="0" w:space="0" w:color="auto"/>
                <w:right w:val="none" w:sz="0" w:space="0" w:color="auto"/>
              </w:divBdr>
            </w:div>
            <w:div w:id="782653340">
              <w:marLeft w:val="0"/>
              <w:marRight w:val="0"/>
              <w:marTop w:val="0"/>
              <w:marBottom w:val="0"/>
              <w:divBdr>
                <w:top w:val="none" w:sz="0" w:space="0" w:color="auto"/>
                <w:left w:val="none" w:sz="0" w:space="0" w:color="auto"/>
                <w:bottom w:val="none" w:sz="0" w:space="0" w:color="auto"/>
                <w:right w:val="none" w:sz="0" w:space="0" w:color="auto"/>
              </w:divBdr>
            </w:div>
            <w:div w:id="792406527">
              <w:marLeft w:val="0"/>
              <w:marRight w:val="0"/>
              <w:marTop w:val="0"/>
              <w:marBottom w:val="0"/>
              <w:divBdr>
                <w:top w:val="none" w:sz="0" w:space="0" w:color="auto"/>
                <w:left w:val="none" w:sz="0" w:space="0" w:color="auto"/>
                <w:bottom w:val="none" w:sz="0" w:space="0" w:color="auto"/>
                <w:right w:val="none" w:sz="0" w:space="0" w:color="auto"/>
              </w:divBdr>
            </w:div>
            <w:div w:id="824274273">
              <w:marLeft w:val="0"/>
              <w:marRight w:val="0"/>
              <w:marTop w:val="0"/>
              <w:marBottom w:val="0"/>
              <w:divBdr>
                <w:top w:val="none" w:sz="0" w:space="0" w:color="auto"/>
                <w:left w:val="none" w:sz="0" w:space="0" w:color="auto"/>
                <w:bottom w:val="none" w:sz="0" w:space="0" w:color="auto"/>
                <w:right w:val="none" w:sz="0" w:space="0" w:color="auto"/>
              </w:divBdr>
            </w:div>
            <w:div w:id="837306088">
              <w:marLeft w:val="0"/>
              <w:marRight w:val="0"/>
              <w:marTop w:val="0"/>
              <w:marBottom w:val="0"/>
              <w:divBdr>
                <w:top w:val="none" w:sz="0" w:space="0" w:color="auto"/>
                <w:left w:val="none" w:sz="0" w:space="0" w:color="auto"/>
                <w:bottom w:val="none" w:sz="0" w:space="0" w:color="auto"/>
                <w:right w:val="none" w:sz="0" w:space="0" w:color="auto"/>
              </w:divBdr>
            </w:div>
            <w:div w:id="927080648">
              <w:marLeft w:val="0"/>
              <w:marRight w:val="0"/>
              <w:marTop w:val="0"/>
              <w:marBottom w:val="0"/>
              <w:divBdr>
                <w:top w:val="none" w:sz="0" w:space="0" w:color="auto"/>
                <w:left w:val="none" w:sz="0" w:space="0" w:color="auto"/>
                <w:bottom w:val="none" w:sz="0" w:space="0" w:color="auto"/>
                <w:right w:val="none" w:sz="0" w:space="0" w:color="auto"/>
              </w:divBdr>
            </w:div>
            <w:div w:id="976296593">
              <w:marLeft w:val="0"/>
              <w:marRight w:val="0"/>
              <w:marTop w:val="0"/>
              <w:marBottom w:val="0"/>
              <w:divBdr>
                <w:top w:val="none" w:sz="0" w:space="0" w:color="auto"/>
                <w:left w:val="none" w:sz="0" w:space="0" w:color="auto"/>
                <w:bottom w:val="none" w:sz="0" w:space="0" w:color="auto"/>
                <w:right w:val="none" w:sz="0" w:space="0" w:color="auto"/>
              </w:divBdr>
            </w:div>
            <w:div w:id="988283646">
              <w:marLeft w:val="0"/>
              <w:marRight w:val="0"/>
              <w:marTop w:val="0"/>
              <w:marBottom w:val="0"/>
              <w:divBdr>
                <w:top w:val="none" w:sz="0" w:space="0" w:color="auto"/>
                <w:left w:val="none" w:sz="0" w:space="0" w:color="auto"/>
                <w:bottom w:val="none" w:sz="0" w:space="0" w:color="auto"/>
                <w:right w:val="none" w:sz="0" w:space="0" w:color="auto"/>
              </w:divBdr>
            </w:div>
            <w:div w:id="1011645779">
              <w:marLeft w:val="0"/>
              <w:marRight w:val="0"/>
              <w:marTop w:val="0"/>
              <w:marBottom w:val="0"/>
              <w:divBdr>
                <w:top w:val="none" w:sz="0" w:space="0" w:color="auto"/>
                <w:left w:val="none" w:sz="0" w:space="0" w:color="auto"/>
                <w:bottom w:val="none" w:sz="0" w:space="0" w:color="auto"/>
                <w:right w:val="none" w:sz="0" w:space="0" w:color="auto"/>
              </w:divBdr>
            </w:div>
            <w:div w:id="1030881781">
              <w:marLeft w:val="0"/>
              <w:marRight w:val="0"/>
              <w:marTop w:val="0"/>
              <w:marBottom w:val="0"/>
              <w:divBdr>
                <w:top w:val="none" w:sz="0" w:space="0" w:color="auto"/>
                <w:left w:val="none" w:sz="0" w:space="0" w:color="auto"/>
                <w:bottom w:val="none" w:sz="0" w:space="0" w:color="auto"/>
                <w:right w:val="none" w:sz="0" w:space="0" w:color="auto"/>
              </w:divBdr>
            </w:div>
            <w:div w:id="1059405042">
              <w:marLeft w:val="0"/>
              <w:marRight w:val="0"/>
              <w:marTop w:val="0"/>
              <w:marBottom w:val="0"/>
              <w:divBdr>
                <w:top w:val="none" w:sz="0" w:space="0" w:color="auto"/>
                <w:left w:val="none" w:sz="0" w:space="0" w:color="auto"/>
                <w:bottom w:val="none" w:sz="0" w:space="0" w:color="auto"/>
                <w:right w:val="none" w:sz="0" w:space="0" w:color="auto"/>
              </w:divBdr>
            </w:div>
            <w:div w:id="1062098688">
              <w:marLeft w:val="0"/>
              <w:marRight w:val="0"/>
              <w:marTop w:val="0"/>
              <w:marBottom w:val="0"/>
              <w:divBdr>
                <w:top w:val="none" w:sz="0" w:space="0" w:color="auto"/>
                <w:left w:val="none" w:sz="0" w:space="0" w:color="auto"/>
                <w:bottom w:val="none" w:sz="0" w:space="0" w:color="auto"/>
                <w:right w:val="none" w:sz="0" w:space="0" w:color="auto"/>
              </w:divBdr>
            </w:div>
            <w:div w:id="1120610934">
              <w:marLeft w:val="0"/>
              <w:marRight w:val="0"/>
              <w:marTop w:val="0"/>
              <w:marBottom w:val="0"/>
              <w:divBdr>
                <w:top w:val="none" w:sz="0" w:space="0" w:color="auto"/>
                <w:left w:val="none" w:sz="0" w:space="0" w:color="auto"/>
                <w:bottom w:val="none" w:sz="0" w:space="0" w:color="auto"/>
                <w:right w:val="none" w:sz="0" w:space="0" w:color="auto"/>
              </w:divBdr>
            </w:div>
            <w:div w:id="1156144193">
              <w:marLeft w:val="0"/>
              <w:marRight w:val="0"/>
              <w:marTop w:val="0"/>
              <w:marBottom w:val="0"/>
              <w:divBdr>
                <w:top w:val="none" w:sz="0" w:space="0" w:color="auto"/>
                <w:left w:val="none" w:sz="0" w:space="0" w:color="auto"/>
                <w:bottom w:val="none" w:sz="0" w:space="0" w:color="auto"/>
                <w:right w:val="none" w:sz="0" w:space="0" w:color="auto"/>
              </w:divBdr>
            </w:div>
            <w:div w:id="1162163747">
              <w:marLeft w:val="0"/>
              <w:marRight w:val="0"/>
              <w:marTop w:val="0"/>
              <w:marBottom w:val="0"/>
              <w:divBdr>
                <w:top w:val="none" w:sz="0" w:space="0" w:color="auto"/>
                <w:left w:val="none" w:sz="0" w:space="0" w:color="auto"/>
                <w:bottom w:val="none" w:sz="0" w:space="0" w:color="auto"/>
                <w:right w:val="none" w:sz="0" w:space="0" w:color="auto"/>
              </w:divBdr>
            </w:div>
            <w:div w:id="1170945074">
              <w:marLeft w:val="0"/>
              <w:marRight w:val="0"/>
              <w:marTop w:val="0"/>
              <w:marBottom w:val="0"/>
              <w:divBdr>
                <w:top w:val="none" w:sz="0" w:space="0" w:color="auto"/>
                <w:left w:val="none" w:sz="0" w:space="0" w:color="auto"/>
                <w:bottom w:val="none" w:sz="0" w:space="0" w:color="auto"/>
                <w:right w:val="none" w:sz="0" w:space="0" w:color="auto"/>
              </w:divBdr>
            </w:div>
            <w:div w:id="1208951385">
              <w:marLeft w:val="0"/>
              <w:marRight w:val="0"/>
              <w:marTop w:val="0"/>
              <w:marBottom w:val="0"/>
              <w:divBdr>
                <w:top w:val="none" w:sz="0" w:space="0" w:color="auto"/>
                <w:left w:val="none" w:sz="0" w:space="0" w:color="auto"/>
                <w:bottom w:val="none" w:sz="0" w:space="0" w:color="auto"/>
                <w:right w:val="none" w:sz="0" w:space="0" w:color="auto"/>
              </w:divBdr>
            </w:div>
            <w:div w:id="1227954761">
              <w:marLeft w:val="0"/>
              <w:marRight w:val="0"/>
              <w:marTop w:val="0"/>
              <w:marBottom w:val="0"/>
              <w:divBdr>
                <w:top w:val="none" w:sz="0" w:space="0" w:color="auto"/>
                <w:left w:val="none" w:sz="0" w:space="0" w:color="auto"/>
                <w:bottom w:val="none" w:sz="0" w:space="0" w:color="auto"/>
                <w:right w:val="none" w:sz="0" w:space="0" w:color="auto"/>
              </w:divBdr>
            </w:div>
            <w:div w:id="1320425186">
              <w:marLeft w:val="0"/>
              <w:marRight w:val="0"/>
              <w:marTop w:val="0"/>
              <w:marBottom w:val="0"/>
              <w:divBdr>
                <w:top w:val="none" w:sz="0" w:space="0" w:color="auto"/>
                <w:left w:val="none" w:sz="0" w:space="0" w:color="auto"/>
                <w:bottom w:val="none" w:sz="0" w:space="0" w:color="auto"/>
                <w:right w:val="none" w:sz="0" w:space="0" w:color="auto"/>
              </w:divBdr>
            </w:div>
            <w:div w:id="1347249125">
              <w:marLeft w:val="0"/>
              <w:marRight w:val="0"/>
              <w:marTop w:val="0"/>
              <w:marBottom w:val="0"/>
              <w:divBdr>
                <w:top w:val="none" w:sz="0" w:space="0" w:color="auto"/>
                <w:left w:val="none" w:sz="0" w:space="0" w:color="auto"/>
                <w:bottom w:val="none" w:sz="0" w:space="0" w:color="auto"/>
                <w:right w:val="none" w:sz="0" w:space="0" w:color="auto"/>
              </w:divBdr>
            </w:div>
            <w:div w:id="1370759119">
              <w:marLeft w:val="0"/>
              <w:marRight w:val="0"/>
              <w:marTop w:val="0"/>
              <w:marBottom w:val="0"/>
              <w:divBdr>
                <w:top w:val="none" w:sz="0" w:space="0" w:color="auto"/>
                <w:left w:val="none" w:sz="0" w:space="0" w:color="auto"/>
                <w:bottom w:val="none" w:sz="0" w:space="0" w:color="auto"/>
                <w:right w:val="none" w:sz="0" w:space="0" w:color="auto"/>
              </w:divBdr>
            </w:div>
            <w:div w:id="1398360854">
              <w:marLeft w:val="0"/>
              <w:marRight w:val="0"/>
              <w:marTop w:val="0"/>
              <w:marBottom w:val="0"/>
              <w:divBdr>
                <w:top w:val="none" w:sz="0" w:space="0" w:color="auto"/>
                <w:left w:val="none" w:sz="0" w:space="0" w:color="auto"/>
                <w:bottom w:val="none" w:sz="0" w:space="0" w:color="auto"/>
                <w:right w:val="none" w:sz="0" w:space="0" w:color="auto"/>
              </w:divBdr>
            </w:div>
            <w:div w:id="1477915334">
              <w:marLeft w:val="0"/>
              <w:marRight w:val="0"/>
              <w:marTop w:val="0"/>
              <w:marBottom w:val="0"/>
              <w:divBdr>
                <w:top w:val="none" w:sz="0" w:space="0" w:color="auto"/>
                <w:left w:val="none" w:sz="0" w:space="0" w:color="auto"/>
                <w:bottom w:val="none" w:sz="0" w:space="0" w:color="auto"/>
                <w:right w:val="none" w:sz="0" w:space="0" w:color="auto"/>
              </w:divBdr>
            </w:div>
            <w:div w:id="1511792646">
              <w:marLeft w:val="0"/>
              <w:marRight w:val="0"/>
              <w:marTop w:val="0"/>
              <w:marBottom w:val="0"/>
              <w:divBdr>
                <w:top w:val="none" w:sz="0" w:space="0" w:color="auto"/>
                <w:left w:val="none" w:sz="0" w:space="0" w:color="auto"/>
                <w:bottom w:val="none" w:sz="0" w:space="0" w:color="auto"/>
                <w:right w:val="none" w:sz="0" w:space="0" w:color="auto"/>
              </w:divBdr>
            </w:div>
            <w:div w:id="1513031870">
              <w:marLeft w:val="0"/>
              <w:marRight w:val="0"/>
              <w:marTop w:val="0"/>
              <w:marBottom w:val="0"/>
              <w:divBdr>
                <w:top w:val="none" w:sz="0" w:space="0" w:color="auto"/>
                <w:left w:val="none" w:sz="0" w:space="0" w:color="auto"/>
                <w:bottom w:val="none" w:sz="0" w:space="0" w:color="auto"/>
                <w:right w:val="none" w:sz="0" w:space="0" w:color="auto"/>
              </w:divBdr>
            </w:div>
            <w:div w:id="1622345147">
              <w:marLeft w:val="0"/>
              <w:marRight w:val="0"/>
              <w:marTop w:val="0"/>
              <w:marBottom w:val="0"/>
              <w:divBdr>
                <w:top w:val="none" w:sz="0" w:space="0" w:color="auto"/>
                <w:left w:val="none" w:sz="0" w:space="0" w:color="auto"/>
                <w:bottom w:val="none" w:sz="0" w:space="0" w:color="auto"/>
                <w:right w:val="none" w:sz="0" w:space="0" w:color="auto"/>
              </w:divBdr>
            </w:div>
            <w:div w:id="1626505148">
              <w:marLeft w:val="0"/>
              <w:marRight w:val="0"/>
              <w:marTop w:val="0"/>
              <w:marBottom w:val="0"/>
              <w:divBdr>
                <w:top w:val="none" w:sz="0" w:space="0" w:color="auto"/>
                <w:left w:val="none" w:sz="0" w:space="0" w:color="auto"/>
                <w:bottom w:val="none" w:sz="0" w:space="0" w:color="auto"/>
                <w:right w:val="none" w:sz="0" w:space="0" w:color="auto"/>
              </w:divBdr>
            </w:div>
            <w:div w:id="1640453976">
              <w:marLeft w:val="0"/>
              <w:marRight w:val="0"/>
              <w:marTop w:val="0"/>
              <w:marBottom w:val="0"/>
              <w:divBdr>
                <w:top w:val="none" w:sz="0" w:space="0" w:color="auto"/>
                <w:left w:val="none" w:sz="0" w:space="0" w:color="auto"/>
                <w:bottom w:val="none" w:sz="0" w:space="0" w:color="auto"/>
                <w:right w:val="none" w:sz="0" w:space="0" w:color="auto"/>
              </w:divBdr>
            </w:div>
            <w:div w:id="1672953804">
              <w:marLeft w:val="0"/>
              <w:marRight w:val="0"/>
              <w:marTop w:val="0"/>
              <w:marBottom w:val="0"/>
              <w:divBdr>
                <w:top w:val="none" w:sz="0" w:space="0" w:color="auto"/>
                <w:left w:val="none" w:sz="0" w:space="0" w:color="auto"/>
                <w:bottom w:val="none" w:sz="0" w:space="0" w:color="auto"/>
                <w:right w:val="none" w:sz="0" w:space="0" w:color="auto"/>
              </w:divBdr>
            </w:div>
            <w:div w:id="1702703892">
              <w:marLeft w:val="0"/>
              <w:marRight w:val="0"/>
              <w:marTop w:val="0"/>
              <w:marBottom w:val="0"/>
              <w:divBdr>
                <w:top w:val="none" w:sz="0" w:space="0" w:color="auto"/>
                <w:left w:val="none" w:sz="0" w:space="0" w:color="auto"/>
                <w:bottom w:val="none" w:sz="0" w:space="0" w:color="auto"/>
                <w:right w:val="none" w:sz="0" w:space="0" w:color="auto"/>
              </w:divBdr>
            </w:div>
            <w:div w:id="1712075074">
              <w:marLeft w:val="0"/>
              <w:marRight w:val="0"/>
              <w:marTop w:val="0"/>
              <w:marBottom w:val="0"/>
              <w:divBdr>
                <w:top w:val="none" w:sz="0" w:space="0" w:color="auto"/>
                <w:left w:val="none" w:sz="0" w:space="0" w:color="auto"/>
                <w:bottom w:val="none" w:sz="0" w:space="0" w:color="auto"/>
                <w:right w:val="none" w:sz="0" w:space="0" w:color="auto"/>
              </w:divBdr>
            </w:div>
            <w:div w:id="1739404280">
              <w:marLeft w:val="0"/>
              <w:marRight w:val="0"/>
              <w:marTop w:val="0"/>
              <w:marBottom w:val="0"/>
              <w:divBdr>
                <w:top w:val="none" w:sz="0" w:space="0" w:color="auto"/>
                <w:left w:val="none" w:sz="0" w:space="0" w:color="auto"/>
                <w:bottom w:val="none" w:sz="0" w:space="0" w:color="auto"/>
                <w:right w:val="none" w:sz="0" w:space="0" w:color="auto"/>
              </w:divBdr>
            </w:div>
            <w:div w:id="1752896164">
              <w:marLeft w:val="0"/>
              <w:marRight w:val="0"/>
              <w:marTop w:val="0"/>
              <w:marBottom w:val="0"/>
              <w:divBdr>
                <w:top w:val="none" w:sz="0" w:space="0" w:color="auto"/>
                <w:left w:val="none" w:sz="0" w:space="0" w:color="auto"/>
                <w:bottom w:val="none" w:sz="0" w:space="0" w:color="auto"/>
                <w:right w:val="none" w:sz="0" w:space="0" w:color="auto"/>
              </w:divBdr>
            </w:div>
            <w:div w:id="1762028408">
              <w:marLeft w:val="0"/>
              <w:marRight w:val="0"/>
              <w:marTop w:val="0"/>
              <w:marBottom w:val="0"/>
              <w:divBdr>
                <w:top w:val="none" w:sz="0" w:space="0" w:color="auto"/>
                <w:left w:val="none" w:sz="0" w:space="0" w:color="auto"/>
                <w:bottom w:val="none" w:sz="0" w:space="0" w:color="auto"/>
                <w:right w:val="none" w:sz="0" w:space="0" w:color="auto"/>
              </w:divBdr>
            </w:div>
            <w:div w:id="1770420904">
              <w:marLeft w:val="0"/>
              <w:marRight w:val="0"/>
              <w:marTop w:val="0"/>
              <w:marBottom w:val="0"/>
              <w:divBdr>
                <w:top w:val="none" w:sz="0" w:space="0" w:color="auto"/>
                <w:left w:val="none" w:sz="0" w:space="0" w:color="auto"/>
                <w:bottom w:val="none" w:sz="0" w:space="0" w:color="auto"/>
                <w:right w:val="none" w:sz="0" w:space="0" w:color="auto"/>
              </w:divBdr>
            </w:div>
            <w:div w:id="1803769376">
              <w:marLeft w:val="0"/>
              <w:marRight w:val="0"/>
              <w:marTop w:val="0"/>
              <w:marBottom w:val="0"/>
              <w:divBdr>
                <w:top w:val="none" w:sz="0" w:space="0" w:color="auto"/>
                <w:left w:val="none" w:sz="0" w:space="0" w:color="auto"/>
                <w:bottom w:val="none" w:sz="0" w:space="0" w:color="auto"/>
                <w:right w:val="none" w:sz="0" w:space="0" w:color="auto"/>
              </w:divBdr>
            </w:div>
            <w:div w:id="1824272745">
              <w:marLeft w:val="0"/>
              <w:marRight w:val="0"/>
              <w:marTop w:val="0"/>
              <w:marBottom w:val="0"/>
              <w:divBdr>
                <w:top w:val="none" w:sz="0" w:space="0" w:color="auto"/>
                <w:left w:val="none" w:sz="0" w:space="0" w:color="auto"/>
                <w:bottom w:val="none" w:sz="0" w:space="0" w:color="auto"/>
                <w:right w:val="none" w:sz="0" w:space="0" w:color="auto"/>
              </w:divBdr>
            </w:div>
            <w:div w:id="1884246365">
              <w:marLeft w:val="0"/>
              <w:marRight w:val="0"/>
              <w:marTop w:val="0"/>
              <w:marBottom w:val="0"/>
              <w:divBdr>
                <w:top w:val="none" w:sz="0" w:space="0" w:color="auto"/>
                <w:left w:val="none" w:sz="0" w:space="0" w:color="auto"/>
                <w:bottom w:val="none" w:sz="0" w:space="0" w:color="auto"/>
                <w:right w:val="none" w:sz="0" w:space="0" w:color="auto"/>
              </w:divBdr>
            </w:div>
            <w:div w:id="1918249171">
              <w:marLeft w:val="0"/>
              <w:marRight w:val="0"/>
              <w:marTop w:val="0"/>
              <w:marBottom w:val="0"/>
              <w:divBdr>
                <w:top w:val="none" w:sz="0" w:space="0" w:color="auto"/>
                <w:left w:val="none" w:sz="0" w:space="0" w:color="auto"/>
                <w:bottom w:val="none" w:sz="0" w:space="0" w:color="auto"/>
                <w:right w:val="none" w:sz="0" w:space="0" w:color="auto"/>
              </w:divBdr>
            </w:div>
            <w:div w:id="1938052211">
              <w:marLeft w:val="0"/>
              <w:marRight w:val="0"/>
              <w:marTop w:val="0"/>
              <w:marBottom w:val="0"/>
              <w:divBdr>
                <w:top w:val="none" w:sz="0" w:space="0" w:color="auto"/>
                <w:left w:val="none" w:sz="0" w:space="0" w:color="auto"/>
                <w:bottom w:val="none" w:sz="0" w:space="0" w:color="auto"/>
                <w:right w:val="none" w:sz="0" w:space="0" w:color="auto"/>
              </w:divBdr>
            </w:div>
            <w:div w:id="1980182017">
              <w:marLeft w:val="0"/>
              <w:marRight w:val="0"/>
              <w:marTop w:val="0"/>
              <w:marBottom w:val="0"/>
              <w:divBdr>
                <w:top w:val="none" w:sz="0" w:space="0" w:color="auto"/>
                <w:left w:val="none" w:sz="0" w:space="0" w:color="auto"/>
                <w:bottom w:val="none" w:sz="0" w:space="0" w:color="auto"/>
                <w:right w:val="none" w:sz="0" w:space="0" w:color="auto"/>
              </w:divBdr>
            </w:div>
            <w:div w:id="2046326431">
              <w:marLeft w:val="0"/>
              <w:marRight w:val="0"/>
              <w:marTop w:val="0"/>
              <w:marBottom w:val="0"/>
              <w:divBdr>
                <w:top w:val="none" w:sz="0" w:space="0" w:color="auto"/>
                <w:left w:val="none" w:sz="0" w:space="0" w:color="auto"/>
                <w:bottom w:val="none" w:sz="0" w:space="0" w:color="auto"/>
                <w:right w:val="none" w:sz="0" w:space="0" w:color="auto"/>
              </w:divBdr>
            </w:div>
            <w:div w:id="2082168913">
              <w:marLeft w:val="0"/>
              <w:marRight w:val="0"/>
              <w:marTop w:val="0"/>
              <w:marBottom w:val="0"/>
              <w:divBdr>
                <w:top w:val="none" w:sz="0" w:space="0" w:color="auto"/>
                <w:left w:val="none" w:sz="0" w:space="0" w:color="auto"/>
                <w:bottom w:val="none" w:sz="0" w:space="0" w:color="auto"/>
                <w:right w:val="none" w:sz="0" w:space="0" w:color="auto"/>
              </w:divBdr>
            </w:div>
            <w:div w:id="2102023980">
              <w:marLeft w:val="0"/>
              <w:marRight w:val="0"/>
              <w:marTop w:val="0"/>
              <w:marBottom w:val="0"/>
              <w:divBdr>
                <w:top w:val="none" w:sz="0" w:space="0" w:color="auto"/>
                <w:left w:val="none" w:sz="0" w:space="0" w:color="auto"/>
                <w:bottom w:val="none" w:sz="0" w:space="0" w:color="auto"/>
                <w:right w:val="none" w:sz="0" w:space="0" w:color="auto"/>
              </w:divBdr>
            </w:div>
            <w:div w:id="2109346249">
              <w:marLeft w:val="0"/>
              <w:marRight w:val="0"/>
              <w:marTop w:val="0"/>
              <w:marBottom w:val="0"/>
              <w:divBdr>
                <w:top w:val="none" w:sz="0" w:space="0" w:color="auto"/>
                <w:left w:val="none" w:sz="0" w:space="0" w:color="auto"/>
                <w:bottom w:val="none" w:sz="0" w:space="0" w:color="auto"/>
                <w:right w:val="none" w:sz="0" w:space="0" w:color="auto"/>
              </w:divBdr>
            </w:div>
            <w:div w:id="21331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82037">
      <w:bodyDiv w:val="1"/>
      <w:marLeft w:val="0"/>
      <w:marRight w:val="0"/>
      <w:marTop w:val="0"/>
      <w:marBottom w:val="0"/>
      <w:divBdr>
        <w:top w:val="none" w:sz="0" w:space="0" w:color="auto"/>
        <w:left w:val="none" w:sz="0" w:space="0" w:color="auto"/>
        <w:bottom w:val="none" w:sz="0" w:space="0" w:color="auto"/>
        <w:right w:val="none" w:sz="0" w:space="0" w:color="auto"/>
      </w:divBdr>
    </w:div>
    <w:div w:id="1037316889">
      <w:bodyDiv w:val="1"/>
      <w:marLeft w:val="0"/>
      <w:marRight w:val="0"/>
      <w:marTop w:val="0"/>
      <w:marBottom w:val="0"/>
      <w:divBdr>
        <w:top w:val="none" w:sz="0" w:space="0" w:color="auto"/>
        <w:left w:val="none" w:sz="0" w:space="0" w:color="auto"/>
        <w:bottom w:val="none" w:sz="0" w:space="0" w:color="auto"/>
        <w:right w:val="none" w:sz="0" w:space="0" w:color="auto"/>
      </w:divBdr>
    </w:div>
    <w:div w:id="1041244609">
      <w:bodyDiv w:val="1"/>
      <w:marLeft w:val="0"/>
      <w:marRight w:val="0"/>
      <w:marTop w:val="0"/>
      <w:marBottom w:val="0"/>
      <w:divBdr>
        <w:top w:val="none" w:sz="0" w:space="0" w:color="auto"/>
        <w:left w:val="none" w:sz="0" w:space="0" w:color="auto"/>
        <w:bottom w:val="none" w:sz="0" w:space="0" w:color="auto"/>
        <w:right w:val="none" w:sz="0" w:space="0" w:color="auto"/>
      </w:divBdr>
    </w:div>
    <w:div w:id="1046761008">
      <w:bodyDiv w:val="1"/>
      <w:marLeft w:val="0"/>
      <w:marRight w:val="0"/>
      <w:marTop w:val="0"/>
      <w:marBottom w:val="0"/>
      <w:divBdr>
        <w:top w:val="none" w:sz="0" w:space="0" w:color="auto"/>
        <w:left w:val="none" w:sz="0" w:space="0" w:color="auto"/>
        <w:bottom w:val="none" w:sz="0" w:space="0" w:color="auto"/>
        <w:right w:val="none" w:sz="0" w:space="0" w:color="auto"/>
      </w:divBdr>
    </w:div>
    <w:div w:id="1054810045">
      <w:bodyDiv w:val="1"/>
      <w:marLeft w:val="0"/>
      <w:marRight w:val="0"/>
      <w:marTop w:val="0"/>
      <w:marBottom w:val="0"/>
      <w:divBdr>
        <w:top w:val="none" w:sz="0" w:space="0" w:color="auto"/>
        <w:left w:val="none" w:sz="0" w:space="0" w:color="auto"/>
        <w:bottom w:val="none" w:sz="0" w:space="0" w:color="auto"/>
        <w:right w:val="none" w:sz="0" w:space="0" w:color="auto"/>
      </w:divBdr>
    </w:div>
    <w:div w:id="1067072980">
      <w:bodyDiv w:val="1"/>
      <w:marLeft w:val="0"/>
      <w:marRight w:val="0"/>
      <w:marTop w:val="0"/>
      <w:marBottom w:val="0"/>
      <w:divBdr>
        <w:top w:val="none" w:sz="0" w:space="0" w:color="auto"/>
        <w:left w:val="none" w:sz="0" w:space="0" w:color="auto"/>
        <w:bottom w:val="none" w:sz="0" w:space="0" w:color="auto"/>
        <w:right w:val="none" w:sz="0" w:space="0" w:color="auto"/>
      </w:divBdr>
    </w:div>
    <w:div w:id="1072847939">
      <w:bodyDiv w:val="1"/>
      <w:marLeft w:val="0"/>
      <w:marRight w:val="0"/>
      <w:marTop w:val="0"/>
      <w:marBottom w:val="0"/>
      <w:divBdr>
        <w:top w:val="none" w:sz="0" w:space="0" w:color="auto"/>
        <w:left w:val="none" w:sz="0" w:space="0" w:color="auto"/>
        <w:bottom w:val="none" w:sz="0" w:space="0" w:color="auto"/>
        <w:right w:val="none" w:sz="0" w:space="0" w:color="auto"/>
      </w:divBdr>
    </w:div>
    <w:div w:id="1087726661">
      <w:bodyDiv w:val="1"/>
      <w:marLeft w:val="0"/>
      <w:marRight w:val="0"/>
      <w:marTop w:val="0"/>
      <w:marBottom w:val="0"/>
      <w:divBdr>
        <w:top w:val="none" w:sz="0" w:space="0" w:color="auto"/>
        <w:left w:val="none" w:sz="0" w:space="0" w:color="auto"/>
        <w:bottom w:val="none" w:sz="0" w:space="0" w:color="auto"/>
        <w:right w:val="none" w:sz="0" w:space="0" w:color="auto"/>
      </w:divBdr>
      <w:divsChild>
        <w:div w:id="939262521">
          <w:marLeft w:val="0"/>
          <w:marRight w:val="0"/>
          <w:marTop w:val="0"/>
          <w:marBottom w:val="0"/>
          <w:divBdr>
            <w:top w:val="none" w:sz="0" w:space="0" w:color="auto"/>
            <w:left w:val="none" w:sz="0" w:space="0" w:color="auto"/>
            <w:bottom w:val="none" w:sz="0" w:space="0" w:color="auto"/>
            <w:right w:val="none" w:sz="0" w:space="0" w:color="auto"/>
          </w:divBdr>
          <w:divsChild>
            <w:div w:id="91626876">
              <w:marLeft w:val="0"/>
              <w:marRight w:val="0"/>
              <w:marTop w:val="0"/>
              <w:marBottom w:val="0"/>
              <w:divBdr>
                <w:top w:val="none" w:sz="0" w:space="0" w:color="auto"/>
                <w:left w:val="none" w:sz="0" w:space="0" w:color="auto"/>
                <w:bottom w:val="none" w:sz="0" w:space="0" w:color="auto"/>
                <w:right w:val="none" w:sz="0" w:space="0" w:color="auto"/>
              </w:divBdr>
            </w:div>
            <w:div w:id="1509445844">
              <w:marLeft w:val="0"/>
              <w:marRight w:val="0"/>
              <w:marTop w:val="0"/>
              <w:marBottom w:val="0"/>
              <w:divBdr>
                <w:top w:val="none" w:sz="0" w:space="0" w:color="auto"/>
                <w:left w:val="none" w:sz="0" w:space="0" w:color="auto"/>
                <w:bottom w:val="none" w:sz="0" w:space="0" w:color="auto"/>
                <w:right w:val="none" w:sz="0" w:space="0" w:color="auto"/>
              </w:divBdr>
            </w:div>
            <w:div w:id="165467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15156">
      <w:bodyDiv w:val="1"/>
      <w:marLeft w:val="0"/>
      <w:marRight w:val="0"/>
      <w:marTop w:val="0"/>
      <w:marBottom w:val="0"/>
      <w:divBdr>
        <w:top w:val="none" w:sz="0" w:space="0" w:color="auto"/>
        <w:left w:val="none" w:sz="0" w:space="0" w:color="auto"/>
        <w:bottom w:val="none" w:sz="0" w:space="0" w:color="auto"/>
        <w:right w:val="none" w:sz="0" w:space="0" w:color="auto"/>
      </w:divBdr>
    </w:div>
    <w:div w:id="1133015682">
      <w:bodyDiv w:val="1"/>
      <w:marLeft w:val="0"/>
      <w:marRight w:val="0"/>
      <w:marTop w:val="0"/>
      <w:marBottom w:val="0"/>
      <w:divBdr>
        <w:top w:val="none" w:sz="0" w:space="0" w:color="auto"/>
        <w:left w:val="none" w:sz="0" w:space="0" w:color="auto"/>
        <w:bottom w:val="none" w:sz="0" w:space="0" w:color="auto"/>
        <w:right w:val="none" w:sz="0" w:space="0" w:color="auto"/>
      </w:divBdr>
      <w:divsChild>
        <w:div w:id="1636906343">
          <w:marLeft w:val="0"/>
          <w:marRight w:val="0"/>
          <w:marTop w:val="0"/>
          <w:marBottom w:val="0"/>
          <w:divBdr>
            <w:top w:val="none" w:sz="0" w:space="0" w:color="auto"/>
            <w:left w:val="none" w:sz="0" w:space="0" w:color="auto"/>
            <w:bottom w:val="none" w:sz="0" w:space="0" w:color="auto"/>
            <w:right w:val="none" w:sz="0" w:space="0" w:color="auto"/>
          </w:divBdr>
          <w:divsChild>
            <w:div w:id="68062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41606">
      <w:bodyDiv w:val="1"/>
      <w:marLeft w:val="0"/>
      <w:marRight w:val="0"/>
      <w:marTop w:val="0"/>
      <w:marBottom w:val="0"/>
      <w:divBdr>
        <w:top w:val="none" w:sz="0" w:space="0" w:color="auto"/>
        <w:left w:val="none" w:sz="0" w:space="0" w:color="auto"/>
        <w:bottom w:val="none" w:sz="0" w:space="0" w:color="auto"/>
        <w:right w:val="none" w:sz="0" w:space="0" w:color="auto"/>
      </w:divBdr>
    </w:div>
    <w:div w:id="1164779770">
      <w:bodyDiv w:val="1"/>
      <w:marLeft w:val="0"/>
      <w:marRight w:val="0"/>
      <w:marTop w:val="0"/>
      <w:marBottom w:val="0"/>
      <w:divBdr>
        <w:top w:val="none" w:sz="0" w:space="0" w:color="auto"/>
        <w:left w:val="none" w:sz="0" w:space="0" w:color="auto"/>
        <w:bottom w:val="none" w:sz="0" w:space="0" w:color="auto"/>
        <w:right w:val="none" w:sz="0" w:space="0" w:color="auto"/>
      </w:divBdr>
    </w:div>
    <w:div w:id="1175412789">
      <w:bodyDiv w:val="1"/>
      <w:marLeft w:val="0"/>
      <w:marRight w:val="0"/>
      <w:marTop w:val="0"/>
      <w:marBottom w:val="0"/>
      <w:divBdr>
        <w:top w:val="none" w:sz="0" w:space="0" w:color="auto"/>
        <w:left w:val="none" w:sz="0" w:space="0" w:color="auto"/>
        <w:bottom w:val="none" w:sz="0" w:space="0" w:color="auto"/>
        <w:right w:val="none" w:sz="0" w:space="0" w:color="auto"/>
      </w:divBdr>
    </w:div>
    <w:div w:id="1196967147">
      <w:bodyDiv w:val="1"/>
      <w:marLeft w:val="0"/>
      <w:marRight w:val="0"/>
      <w:marTop w:val="0"/>
      <w:marBottom w:val="0"/>
      <w:divBdr>
        <w:top w:val="none" w:sz="0" w:space="0" w:color="auto"/>
        <w:left w:val="none" w:sz="0" w:space="0" w:color="auto"/>
        <w:bottom w:val="none" w:sz="0" w:space="0" w:color="auto"/>
        <w:right w:val="none" w:sz="0" w:space="0" w:color="auto"/>
      </w:divBdr>
    </w:div>
    <w:div w:id="1204440747">
      <w:bodyDiv w:val="1"/>
      <w:marLeft w:val="0"/>
      <w:marRight w:val="0"/>
      <w:marTop w:val="0"/>
      <w:marBottom w:val="0"/>
      <w:divBdr>
        <w:top w:val="none" w:sz="0" w:space="0" w:color="auto"/>
        <w:left w:val="none" w:sz="0" w:space="0" w:color="auto"/>
        <w:bottom w:val="none" w:sz="0" w:space="0" w:color="auto"/>
        <w:right w:val="none" w:sz="0" w:space="0" w:color="auto"/>
      </w:divBdr>
      <w:divsChild>
        <w:div w:id="176041659">
          <w:marLeft w:val="0"/>
          <w:marRight w:val="0"/>
          <w:marTop w:val="0"/>
          <w:marBottom w:val="0"/>
          <w:divBdr>
            <w:top w:val="none" w:sz="0" w:space="0" w:color="auto"/>
            <w:left w:val="none" w:sz="0" w:space="0" w:color="auto"/>
            <w:bottom w:val="none" w:sz="0" w:space="0" w:color="auto"/>
            <w:right w:val="none" w:sz="0" w:space="0" w:color="auto"/>
          </w:divBdr>
        </w:div>
      </w:divsChild>
    </w:div>
    <w:div w:id="1207644413">
      <w:bodyDiv w:val="1"/>
      <w:marLeft w:val="0"/>
      <w:marRight w:val="0"/>
      <w:marTop w:val="0"/>
      <w:marBottom w:val="0"/>
      <w:divBdr>
        <w:top w:val="none" w:sz="0" w:space="0" w:color="auto"/>
        <w:left w:val="none" w:sz="0" w:space="0" w:color="auto"/>
        <w:bottom w:val="none" w:sz="0" w:space="0" w:color="auto"/>
        <w:right w:val="none" w:sz="0" w:space="0" w:color="auto"/>
      </w:divBdr>
    </w:div>
    <w:div w:id="1210188997">
      <w:bodyDiv w:val="1"/>
      <w:marLeft w:val="0"/>
      <w:marRight w:val="0"/>
      <w:marTop w:val="0"/>
      <w:marBottom w:val="0"/>
      <w:divBdr>
        <w:top w:val="none" w:sz="0" w:space="0" w:color="auto"/>
        <w:left w:val="none" w:sz="0" w:space="0" w:color="auto"/>
        <w:bottom w:val="none" w:sz="0" w:space="0" w:color="auto"/>
        <w:right w:val="none" w:sz="0" w:space="0" w:color="auto"/>
      </w:divBdr>
    </w:div>
    <w:div w:id="1229998763">
      <w:bodyDiv w:val="1"/>
      <w:marLeft w:val="0"/>
      <w:marRight w:val="0"/>
      <w:marTop w:val="0"/>
      <w:marBottom w:val="0"/>
      <w:divBdr>
        <w:top w:val="none" w:sz="0" w:space="0" w:color="auto"/>
        <w:left w:val="none" w:sz="0" w:space="0" w:color="auto"/>
        <w:bottom w:val="none" w:sz="0" w:space="0" w:color="auto"/>
        <w:right w:val="none" w:sz="0" w:space="0" w:color="auto"/>
      </w:divBdr>
    </w:div>
    <w:div w:id="1232081492">
      <w:bodyDiv w:val="1"/>
      <w:marLeft w:val="0"/>
      <w:marRight w:val="0"/>
      <w:marTop w:val="0"/>
      <w:marBottom w:val="0"/>
      <w:divBdr>
        <w:top w:val="none" w:sz="0" w:space="0" w:color="auto"/>
        <w:left w:val="none" w:sz="0" w:space="0" w:color="auto"/>
        <w:bottom w:val="none" w:sz="0" w:space="0" w:color="auto"/>
        <w:right w:val="none" w:sz="0" w:space="0" w:color="auto"/>
      </w:divBdr>
      <w:divsChild>
        <w:div w:id="1029717272">
          <w:marLeft w:val="0"/>
          <w:marRight w:val="0"/>
          <w:marTop w:val="0"/>
          <w:marBottom w:val="0"/>
          <w:divBdr>
            <w:top w:val="none" w:sz="0" w:space="0" w:color="auto"/>
            <w:left w:val="none" w:sz="0" w:space="0" w:color="auto"/>
            <w:bottom w:val="none" w:sz="0" w:space="0" w:color="auto"/>
            <w:right w:val="none" w:sz="0" w:space="0" w:color="auto"/>
          </w:divBdr>
          <w:divsChild>
            <w:div w:id="67113613">
              <w:marLeft w:val="0"/>
              <w:marRight w:val="0"/>
              <w:marTop w:val="0"/>
              <w:marBottom w:val="0"/>
              <w:divBdr>
                <w:top w:val="none" w:sz="0" w:space="0" w:color="auto"/>
                <w:left w:val="none" w:sz="0" w:space="0" w:color="auto"/>
                <w:bottom w:val="none" w:sz="0" w:space="0" w:color="auto"/>
                <w:right w:val="none" w:sz="0" w:space="0" w:color="auto"/>
              </w:divBdr>
            </w:div>
            <w:div w:id="78647989">
              <w:marLeft w:val="0"/>
              <w:marRight w:val="0"/>
              <w:marTop w:val="0"/>
              <w:marBottom w:val="0"/>
              <w:divBdr>
                <w:top w:val="none" w:sz="0" w:space="0" w:color="auto"/>
                <w:left w:val="none" w:sz="0" w:space="0" w:color="auto"/>
                <w:bottom w:val="none" w:sz="0" w:space="0" w:color="auto"/>
                <w:right w:val="none" w:sz="0" w:space="0" w:color="auto"/>
              </w:divBdr>
            </w:div>
            <w:div w:id="233705505">
              <w:marLeft w:val="0"/>
              <w:marRight w:val="0"/>
              <w:marTop w:val="0"/>
              <w:marBottom w:val="0"/>
              <w:divBdr>
                <w:top w:val="none" w:sz="0" w:space="0" w:color="auto"/>
                <w:left w:val="none" w:sz="0" w:space="0" w:color="auto"/>
                <w:bottom w:val="none" w:sz="0" w:space="0" w:color="auto"/>
                <w:right w:val="none" w:sz="0" w:space="0" w:color="auto"/>
              </w:divBdr>
            </w:div>
            <w:div w:id="263928257">
              <w:marLeft w:val="0"/>
              <w:marRight w:val="0"/>
              <w:marTop w:val="0"/>
              <w:marBottom w:val="0"/>
              <w:divBdr>
                <w:top w:val="none" w:sz="0" w:space="0" w:color="auto"/>
                <w:left w:val="none" w:sz="0" w:space="0" w:color="auto"/>
                <w:bottom w:val="none" w:sz="0" w:space="0" w:color="auto"/>
                <w:right w:val="none" w:sz="0" w:space="0" w:color="auto"/>
              </w:divBdr>
            </w:div>
            <w:div w:id="491457695">
              <w:marLeft w:val="0"/>
              <w:marRight w:val="0"/>
              <w:marTop w:val="0"/>
              <w:marBottom w:val="0"/>
              <w:divBdr>
                <w:top w:val="none" w:sz="0" w:space="0" w:color="auto"/>
                <w:left w:val="none" w:sz="0" w:space="0" w:color="auto"/>
                <w:bottom w:val="none" w:sz="0" w:space="0" w:color="auto"/>
                <w:right w:val="none" w:sz="0" w:space="0" w:color="auto"/>
              </w:divBdr>
            </w:div>
            <w:div w:id="526676970">
              <w:marLeft w:val="0"/>
              <w:marRight w:val="0"/>
              <w:marTop w:val="0"/>
              <w:marBottom w:val="0"/>
              <w:divBdr>
                <w:top w:val="none" w:sz="0" w:space="0" w:color="auto"/>
                <w:left w:val="none" w:sz="0" w:space="0" w:color="auto"/>
                <w:bottom w:val="none" w:sz="0" w:space="0" w:color="auto"/>
                <w:right w:val="none" w:sz="0" w:space="0" w:color="auto"/>
              </w:divBdr>
            </w:div>
            <w:div w:id="720321854">
              <w:marLeft w:val="0"/>
              <w:marRight w:val="0"/>
              <w:marTop w:val="0"/>
              <w:marBottom w:val="0"/>
              <w:divBdr>
                <w:top w:val="none" w:sz="0" w:space="0" w:color="auto"/>
                <w:left w:val="none" w:sz="0" w:space="0" w:color="auto"/>
                <w:bottom w:val="none" w:sz="0" w:space="0" w:color="auto"/>
                <w:right w:val="none" w:sz="0" w:space="0" w:color="auto"/>
              </w:divBdr>
            </w:div>
            <w:div w:id="744184090">
              <w:marLeft w:val="0"/>
              <w:marRight w:val="0"/>
              <w:marTop w:val="0"/>
              <w:marBottom w:val="0"/>
              <w:divBdr>
                <w:top w:val="none" w:sz="0" w:space="0" w:color="auto"/>
                <w:left w:val="none" w:sz="0" w:space="0" w:color="auto"/>
                <w:bottom w:val="none" w:sz="0" w:space="0" w:color="auto"/>
                <w:right w:val="none" w:sz="0" w:space="0" w:color="auto"/>
              </w:divBdr>
            </w:div>
            <w:div w:id="762532282">
              <w:marLeft w:val="0"/>
              <w:marRight w:val="0"/>
              <w:marTop w:val="0"/>
              <w:marBottom w:val="0"/>
              <w:divBdr>
                <w:top w:val="none" w:sz="0" w:space="0" w:color="auto"/>
                <w:left w:val="none" w:sz="0" w:space="0" w:color="auto"/>
                <w:bottom w:val="none" w:sz="0" w:space="0" w:color="auto"/>
                <w:right w:val="none" w:sz="0" w:space="0" w:color="auto"/>
              </w:divBdr>
            </w:div>
            <w:div w:id="782578390">
              <w:marLeft w:val="0"/>
              <w:marRight w:val="0"/>
              <w:marTop w:val="0"/>
              <w:marBottom w:val="0"/>
              <w:divBdr>
                <w:top w:val="none" w:sz="0" w:space="0" w:color="auto"/>
                <w:left w:val="none" w:sz="0" w:space="0" w:color="auto"/>
                <w:bottom w:val="none" w:sz="0" w:space="0" w:color="auto"/>
                <w:right w:val="none" w:sz="0" w:space="0" w:color="auto"/>
              </w:divBdr>
            </w:div>
            <w:div w:id="798885166">
              <w:marLeft w:val="0"/>
              <w:marRight w:val="0"/>
              <w:marTop w:val="0"/>
              <w:marBottom w:val="0"/>
              <w:divBdr>
                <w:top w:val="none" w:sz="0" w:space="0" w:color="auto"/>
                <w:left w:val="none" w:sz="0" w:space="0" w:color="auto"/>
                <w:bottom w:val="none" w:sz="0" w:space="0" w:color="auto"/>
                <w:right w:val="none" w:sz="0" w:space="0" w:color="auto"/>
              </w:divBdr>
            </w:div>
            <w:div w:id="912550103">
              <w:marLeft w:val="0"/>
              <w:marRight w:val="0"/>
              <w:marTop w:val="0"/>
              <w:marBottom w:val="0"/>
              <w:divBdr>
                <w:top w:val="none" w:sz="0" w:space="0" w:color="auto"/>
                <w:left w:val="none" w:sz="0" w:space="0" w:color="auto"/>
                <w:bottom w:val="none" w:sz="0" w:space="0" w:color="auto"/>
                <w:right w:val="none" w:sz="0" w:space="0" w:color="auto"/>
              </w:divBdr>
            </w:div>
            <w:div w:id="953945370">
              <w:marLeft w:val="0"/>
              <w:marRight w:val="0"/>
              <w:marTop w:val="0"/>
              <w:marBottom w:val="0"/>
              <w:divBdr>
                <w:top w:val="none" w:sz="0" w:space="0" w:color="auto"/>
                <w:left w:val="none" w:sz="0" w:space="0" w:color="auto"/>
                <w:bottom w:val="none" w:sz="0" w:space="0" w:color="auto"/>
                <w:right w:val="none" w:sz="0" w:space="0" w:color="auto"/>
              </w:divBdr>
            </w:div>
            <w:div w:id="961809748">
              <w:marLeft w:val="0"/>
              <w:marRight w:val="0"/>
              <w:marTop w:val="0"/>
              <w:marBottom w:val="0"/>
              <w:divBdr>
                <w:top w:val="none" w:sz="0" w:space="0" w:color="auto"/>
                <w:left w:val="none" w:sz="0" w:space="0" w:color="auto"/>
                <w:bottom w:val="none" w:sz="0" w:space="0" w:color="auto"/>
                <w:right w:val="none" w:sz="0" w:space="0" w:color="auto"/>
              </w:divBdr>
            </w:div>
            <w:div w:id="1033073703">
              <w:marLeft w:val="0"/>
              <w:marRight w:val="0"/>
              <w:marTop w:val="0"/>
              <w:marBottom w:val="0"/>
              <w:divBdr>
                <w:top w:val="none" w:sz="0" w:space="0" w:color="auto"/>
                <w:left w:val="none" w:sz="0" w:space="0" w:color="auto"/>
                <w:bottom w:val="none" w:sz="0" w:space="0" w:color="auto"/>
                <w:right w:val="none" w:sz="0" w:space="0" w:color="auto"/>
              </w:divBdr>
            </w:div>
            <w:div w:id="1059283175">
              <w:marLeft w:val="0"/>
              <w:marRight w:val="0"/>
              <w:marTop w:val="0"/>
              <w:marBottom w:val="0"/>
              <w:divBdr>
                <w:top w:val="none" w:sz="0" w:space="0" w:color="auto"/>
                <w:left w:val="none" w:sz="0" w:space="0" w:color="auto"/>
                <w:bottom w:val="none" w:sz="0" w:space="0" w:color="auto"/>
                <w:right w:val="none" w:sz="0" w:space="0" w:color="auto"/>
              </w:divBdr>
            </w:div>
            <w:div w:id="1110078699">
              <w:marLeft w:val="0"/>
              <w:marRight w:val="0"/>
              <w:marTop w:val="0"/>
              <w:marBottom w:val="0"/>
              <w:divBdr>
                <w:top w:val="none" w:sz="0" w:space="0" w:color="auto"/>
                <w:left w:val="none" w:sz="0" w:space="0" w:color="auto"/>
                <w:bottom w:val="none" w:sz="0" w:space="0" w:color="auto"/>
                <w:right w:val="none" w:sz="0" w:space="0" w:color="auto"/>
              </w:divBdr>
            </w:div>
            <w:div w:id="1138183477">
              <w:marLeft w:val="0"/>
              <w:marRight w:val="0"/>
              <w:marTop w:val="0"/>
              <w:marBottom w:val="0"/>
              <w:divBdr>
                <w:top w:val="none" w:sz="0" w:space="0" w:color="auto"/>
                <w:left w:val="none" w:sz="0" w:space="0" w:color="auto"/>
                <w:bottom w:val="none" w:sz="0" w:space="0" w:color="auto"/>
                <w:right w:val="none" w:sz="0" w:space="0" w:color="auto"/>
              </w:divBdr>
            </w:div>
            <w:div w:id="1138760913">
              <w:marLeft w:val="0"/>
              <w:marRight w:val="0"/>
              <w:marTop w:val="0"/>
              <w:marBottom w:val="0"/>
              <w:divBdr>
                <w:top w:val="none" w:sz="0" w:space="0" w:color="auto"/>
                <w:left w:val="none" w:sz="0" w:space="0" w:color="auto"/>
                <w:bottom w:val="none" w:sz="0" w:space="0" w:color="auto"/>
                <w:right w:val="none" w:sz="0" w:space="0" w:color="auto"/>
              </w:divBdr>
            </w:div>
            <w:div w:id="1150907352">
              <w:marLeft w:val="0"/>
              <w:marRight w:val="0"/>
              <w:marTop w:val="0"/>
              <w:marBottom w:val="0"/>
              <w:divBdr>
                <w:top w:val="none" w:sz="0" w:space="0" w:color="auto"/>
                <w:left w:val="none" w:sz="0" w:space="0" w:color="auto"/>
                <w:bottom w:val="none" w:sz="0" w:space="0" w:color="auto"/>
                <w:right w:val="none" w:sz="0" w:space="0" w:color="auto"/>
              </w:divBdr>
            </w:div>
            <w:div w:id="1164082293">
              <w:marLeft w:val="0"/>
              <w:marRight w:val="0"/>
              <w:marTop w:val="0"/>
              <w:marBottom w:val="0"/>
              <w:divBdr>
                <w:top w:val="none" w:sz="0" w:space="0" w:color="auto"/>
                <w:left w:val="none" w:sz="0" w:space="0" w:color="auto"/>
                <w:bottom w:val="none" w:sz="0" w:space="0" w:color="auto"/>
                <w:right w:val="none" w:sz="0" w:space="0" w:color="auto"/>
              </w:divBdr>
            </w:div>
            <w:div w:id="1256286472">
              <w:marLeft w:val="0"/>
              <w:marRight w:val="0"/>
              <w:marTop w:val="0"/>
              <w:marBottom w:val="0"/>
              <w:divBdr>
                <w:top w:val="none" w:sz="0" w:space="0" w:color="auto"/>
                <w:left w:val="none" w:sz="0" w:space="0" w:color="auto"/>
                <w:bottom w:val="none" w:sz="0" w:space="0" w:color="auto"/>
                <w:right w:val="none" w:sz="0" w:space="0" w:color="auto"/>
              </w:divBdr>
            </w:div>
            <w:div w:id="1291670389">
              <w:marLeft w:val="0"/>
              <w:marRight w:val="0"/>
              <w:marTop w:val="0"/>
              <w:marBottom w:val="0"/>
              <w:divBdr>
                <w:top w:val="none" w:sz="0" w:space="0" w:color="auto"/>
                <w:left w:val="none" w:sz="0" w:space="0" w:color="auto"/>
                <w:bottom w:val="none" w:sz="0" w:space="0" w:color="auto"/>
                <w:right w:val="none" w:sz="0" w:space="0" w:color="auto"/>
              </w:divBdr>
            </w:div>
            <w:div w:id="1303803361">
              <w:marLeft w:val="0"/>
              <w:marRight w:val="0"/>
              <w:marTop w:val="0"/>
              <w:marBottom w:val="0"/>
              <w:divBdr>
                <w:top w:val="none" w:sz="0" w:space="0" w:color="auto"/>
                <w:left w:val="none" w:sz="0" w:space="0" w:color="auto"/>
                <w:bottom w:val="none" w:sz="0" w:space="0" w:color="auto"/>
                <w:right w:val="none" w:sz="0" w:space="0" w:color="auto"/>
              </w:divBdr>
            </w:div>
            <w:div w:id="1310593070">
              <w:marLeft w:val="0"/>
              <w:marRight w:val="0"/>
              <w:marTop w:val="0"/>
              <w:marBottom w:val="0"/>
              <w:divBdr>
                <w:top w:val="none" w:sz="0" w:space="0" w:color="auto"/>
                <w:left w:val="none" w:sz="0" w:space="0" w:color="auto"/>
                <w:bottom w:val="none" w:sz="0" w:space="0" w:color="auto"/>
                <w:right w:val="none" w:sz="0" w:space="0" w:color="auto"/>
              </w:divBdr>
            </w:div>
            <w:div w:id="1312368079">
              <w:marLeft w:val="0"/>
              <w:marRight w:val="0"/>
              <w:marTop w:val="0"/>
              <w:marBottom w:val="0"/>
              <w:divBdr>
                <w:top w:val="none" w:sz="0" w:space="0" w:color="auto"/>
                <w:left w:val="none" w:sz="0" w:space="0" w:color="auto"/>
                <w:bottom w:val="none" w:sz="0" w:space="0" w:color="auto"/>
                <w:right w:val="none" w:sz="0" w:space="0" w:color="auto"/>
              </w:divBdr>
            </w:div>
            <w:div w:id="1337728817">
              <w:marLeft w:val="0"/>
              <w:marRight w:val="0"/>
              <w:marTop w:val="0"/>
              <w:marBottom w:val="0"/>
              <w:divBdr>
                <w:top w:val="none" w:sz="0" w:space="0" w:color="auto"/>
                <w:left w:val="none" w:sz="0" w:space="0" w:color="auto"/>
                <w:bottom w:val="none" w:sz="0" w:space="0" w:color="auto"/>
                <w:right w:val="none" w:sz="0" w:space="0" w:color="auto"/>
              </w:divBdr>
            </w:div>
            <w:div w:id="1359937760">
              <w:marLeft w:val="0"/>
              <w:marRight w:val="0"/>
              <w:marTop w:val="0"/>
              <w:marBottom w:val="0"/>
              <w:divBdr>
                <w:top w:val="none" w:sz="0" w:space="0" w:color="auto"/>
                <w:left w:val="none" w:sz="0" w:space="0" w:color="auto"/>
                <w:bottom w:val="none" w:sz="0" w:space="0" w:color="auto"/>
                <w:right w:val="none" w:sz="0" w:space="0" w:color="auto"/>
              </w:divBdr>
            </w:div>
            <w:div w:id="1377894897">
              <w:marLeft w:val="0"/>
              <w:marRight w:val="0"/>
              <w:marTop w:val="0"/>
              <w:marBottom w:val="0"/>
              <w:divBdr>
                <w:top w:val="none" w:sz="0" w:space="0" w:color="auto"/>
                <w:left w:val="none" w:sz="0" w:space="0" w:color="auto"/>
                <w:bottom w:val="none" w:sz="0" w:space="0" w:color="auto"/>
                <w:right w:val="none" w:sz="0" w:space="0" w:color="auto"/>
              </w:divBdr>
            </w:div>
            <w:div w:id="1420642658">
              <w:marLeft w:val="0"/>
              <w:marRight w:val="0"/>
              <w:marTop w:val="0"/>
              <w:marBottom w:val="0"/>
              <w:divBdr>
                <w:top w:val="none" w:sz="0" w:space="0" w:color="auto"/>
                <w:left w:val="none" w:sz="0" w:space="0" w:color="auto"/>
                <w:bottom w:val="none" w:sz="0" w:space="0" w:color="auto"/>
                <w:right w:val="none" w:sz="0" w:space="0" w:color="auto"/>
              </w:divBdr>
            </w:div>
            <w:div w:id="1475951092">
              <w:marLeft w:val="0"/>
              <w:marRight w:val="0"/>
              <w:marTop w:val="0"/>
              <w:marBottom w:val="0"/>
              <w:divBdr>
                <w:top w:val="none" w:sz="0" w:space="0" w:color="auto"/>
                <w:left w:val="none" w:sz="0" w:space="0" w:color="auto"/>
                <w:bottom w:val="none" w:sz="0" w:space="0" w:color="auto"/>
                <w:right w:val="none" w:sz="0" w:space="0" w:color="auto"/>
              </w:divBdr>
            </w:div>
            <w:div w:id="1481188202">
              <w:marLeft w:val="0"/>
              <w:marRight w:val="0"/>
              <w:marTop w:val="0"/>
              <w:marBottom w:val="0"/>
              <w:divBdr>
                <w:top w:val="none" w:sz="0" w:space="0" w:color="auto"/>
                <w:left w:val="none" w:sz="0" w:space="0" w:color="auto"/>
                <w:bottom w:val="none" w:sz="0" w:space="0" w:color="auto"/>
                <w:right w:val="none" w:sz="0" w:space="0" w:color="auto"/>
              </w:divBdr>
            </w:div>
            <w:div w:id="1523203106">
              <w:marLeft w:val="0"/>
              <w:marRight w:val="0"/>
              <w:marTop w:val="0"/>
              <w:marBottom w:val="0"/>
              <w:divBdr>
                <w:top w:val="none" w:sz="0" w:space="0" w:color="auto"/>
                <w:left w:val="none" w:sz="0" w:space="0" w:color="auto"/>
                <w:bottom w:val="none" w:sz="0" w:space="0" w:color="auto"/>
                <w:right w:val="none" w:sz="0" w:space="0" w:color="auto"/>
              </w:divBdr>
            </w:div>
            <w:div w:id="1540707790">
              <w:marLeft w:val="0"/>
              <w:marRight w:val="0"/>
              <w:marTop w:val="0"/>
              <w:marBottom w:val="0"/>
              <w:divBdr>
                <w:top w:val="none" w:sz="0" w:space="0" w:color="auto"/>
                <w:left w:val="none" w:sz="0" w:space="0" w:color="auto"/>
                <w:bottom w:val="none" w:sz="0" w:space="0" w:color="auto"/>
                <w:right w:val="none" w:sz="0" w:space="0" w:color="auto"/>
              </w:divBdr>
            </w:div>
            <w:div w:id="1545363487">
              <w:marLeft w:val="0"/>
              <w:marRight w:val="0"/>
              <w:marTop w:val="0"/>
              <w:marBottom w:val="0"/>
              <w:divBdr>
                <w:top w:val="none" w:sz="0" w:space="0" w:color="auto"/>
                <w:left w:val="none" w:sz="0" w:space="0" w:color="auto"/>
                <w:bottom w:val="none" w:sz="0" w:space="0" w:color="auto"/>
                <w:right w:val="none" w:sz="0" w:space="0" w:color="auto"/>
              </w:divBdr>
            </w:div>
            <w:div w:id="1561134691">
              <w:marLeft w:val="0"/>
              <w:marRight w:val="0"/>
              <w:marTop w:val="0"/>
              <w:marBottom w:val="0"/>
              <w:divBdr>
                <w:top w:val="none" w:sz="0" w:space="0" w:color="auto"/>
                <w:left w:val="none" w:sz="0" w:space="0" w:color="auto"/>
                <w:bottom w:val="none" w:sz="0" w:space="0" w:color="auto"/>
                <w:right w:val="none" w:sz="0" w:space="0" w:color="auto"/>
              </w:divBdr>
            </w:div>
            <w:div w:id="1920559274">
              <w:marLeft w:val="0"/>
              <w:marRight w:val="0"/>
              <w:marTop w:val="0"/>
              <w:marBottom w:val="0"/>
              <w:divBdr>
                <w:top w:val="none" w:sz="0" w:space="0" w:color="auto"/>
                <w:left w:val="none" w:sz="0" w:space="0" w:color="auto"/>
                <w:bottom w:val="none" w:sz="0" w:space="0" w:color="auto"/>
                <w:right w:val="none" w:sz="0" w:space="0" w:color="auto"/>
              </w:divBdr>
            </w:div>
            <w:div w:id="1952082509">
              <w:marLeft w:val="0"/>
              <w:marRight w:val="0"/>
              <w:marTop w:val="0"/>
              <w:marBottom w:val="0"/>
              <w:divBdr>
                <w:top w:val="none" w:sz="0" w:space="0" w:color="auto"/>
                <w:left w:val="none" w:sz="0" w:space="0" w:color="auto"/>
                <w:bottom w:val="none" w:sz="0" w:space="0" w:color="auto"/>
                <w:right w:val="none" w:sz="0" w:space="0" w:color="auto"/>
              </w:divBdr>
            </w:div>
            <w:div w:id="1965040157">
              <w:marLeft w:val="0"/>
              <w:marRight w:val="0"/>
              <w:marTop w:val="0"/>
              <w:marBottom w:val="0"/>
              <w:divBdr>
                <w:top w:val="none" w:sz="0" w:space="0" w:color="auto"/>
                <w:left w:val="none" w:sz="0" w:space="0" w:color="auto"/>
                <w:bottom w:val="none" w:sz="0" w:space="0" w:color="auto"/>
                <w:right w:val="none" w:sz="0" w:space="0" w:color="auto"/>
              </w:divBdr>
            </w:div>
            <w:div w:id="1965188805">
              <w:marLeft w:val="0"/>
              <w:marRight w:val="0"/>
              <w:marTop w:val="0"/>
              <w:marBottom w:val="0"/>
              <w:divBdr>
                <w:top w:val="none" w:sz="0" w:space="0" w:color="auto"/>
                <w:left w:val="none" w:sz="0" w:space="0" w:color="auto"/>
                <w:bottom w:val="none" w:sz="0" w:space="0" w:color="auto"/>
                <w:right w:val="none" w:sz="0" w:space="0" w:color="auto"/>
              </w:divBdr>
            </w:div>
            <w:div w:id="1986932475">
              <w:marLeft w:val="0"/>
              <w:marRight w:val="0"/>
              <w:marTop w:val="0"/>
              <w:marBottom w:val="0"/>
              <w:divBdr>
                <w:top w:val="none" w:sz="0" w:space="0" w:color="auto"/>
                <w:left w:val="none" w:sz="0" w:space="0" w:color="auto"/>
                <w:bottom w:val="none" w:sz="0" w:space="0" w:color="auto"/>
                <w:right w:val="none" w:sz="0" w:space="0" w:color="auto"/>
              </w:divBdr>
            </w:div>
            <w:div w:id="2006321676">
              <w:marLeft w:val="0"/>
              <w:marRight w:val="0"/>
              <w:marTop w:val="0"/>
              <w:marBottom w:val="0"/>
              <w:divBdr>
                <w:top w:val="none" w:sz="0" w:space="0" w:color="auto"/>
                <w:left w:val="none" w:sz="0" w:space="0" w:color="auto"/>
                <w:bottom w:val="none" w:sz="0" w:space="0" w:color="auto"/>
                <w:right w:val="none" w:sz="0" w:space="0" w:color="auto"/>
              </w:divBdr>
            </w:div>
            <w:div w:id="2016609492">
              <w:marLeft w:val="0"/>
              <w:marRight w:val="0"/>
              <w:marTop w:val="0"/>
              <w:marBottom w:val="0"/>
              <w:divBdr>
                <w:top w:val="none" w:sz="0" w:space="0" w:color="auto"/>
                <w:left w:val="none" w:sz="0" w:space="0" w:color="auto"/>
                <w:bottom w:val="none" w:sz="0" w:space="0" w:color="auto"/>
                <w:right w:val="none" w:sz="0" w:space="0" w:color="auto"/>
              </w:divBdr>
            </w:div>
            <w:div w:id="2062053973">
              <w:marLeft w:val="0"/>
              <w:marRight w:val="0"/>
              <w:marTop w:val="0"/>
              <w:marBottom w:val="0"/>
              <w:divBdr>
                <w:top w:val="none" w:sz="0" w:space="0" w:color="auto"/>
                <w:left w:val="none" w:sz="0" w:space="0" w:color="auto"/>
                <w:bottom w:val="none" w:sz="0" w:space="0" w:color="auto"/>
                <w:right w:val="none" w:sz="0" w:space="0" w:color="auto"/>
              </w:divBdr>
            </w:div>
            <w:div w:id="2069837517">
              <w:marLeft w:val="0"/>
              <w:marRight w:val="0"/>
              <w:marTop w:val="0"/>
              <w:marBottom w:val="0"/>
              <w:divBdr>
                <w:top w:val="none" w:sz="0" w:space="0" w:color="auto"/>
                <w:left w:val="none" w:sz="0" w:space="0" w:color="auto"/>
                <w:bottom w:val="none" w:sz="0" w:space="0" w:color="auto"/>
                <w:right w:val="none" w:sz="0" w:space="0" w:color="auto"/>
              </w:divBdr>
            </w:div>
            <w:div w:id="214095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31634">
      <w:bodyDiv w:val="1"/>
      <w:marLeft w:val="0"/>
      <w:marRight w:val="0"/>
      <w:marTop w:val="0"/>
      <w:marBottom w:val="0"/>
      <w:divBdr>
        <w:top w:val="none" w:sz="0" w:space="0" w:color="auto"/>
        <w:left w:val="none" w:sz="0" w:space="0" w:color="auto"/>
        <w:bottom w:val="none" w:sz="0" w:space="0" w:color="auto"/>
        <w:right w:val="none" w:sz="0" w:space="0" w:color="auto"/>
      </w:divBdr>
    </w:div>
    <w:div w:id="1291008373">
      <w:bodyDiv w:val="1"/>
      <w:marLeft w:val="0"/>
      <w:marRight w:val="0"/>
      <w:marTop w:val="0"/>
      <w:marBottom w:val="0"/>
      <w:divBdr>
        <w:top w:val="none" w:sz="0" w:space="0" w:color="auto"/>
        <w:left w:val="none" w:sz="0" w:space="0" w:color="auto"/>
        <w:bottom w:val="none" w:sz="0" w:space="0" w:color="auto"/>
        <w:right w:val="none" w:sz="0" w:space="0" w:color="auto"/>
      </w:divBdr>
    </w:div>
    <w:div w:id="1298797933">
      <w:bodyDiv w:val="1"/>
      <w:marLeft w:val="0"/>
      <w:marRight w:val="0"/>
      <w:marTop w:val="0"/>
      <w:marBottom w:val="0"/>
      <w:divBdr>
        <w:top w:val="none" w:sz="0" w:space="0" w:color="auto"/>
        <w:left w:val="none" w:sz="0" w:space="0" w:color="auto"/>
        <w:bottom w:val="none" w:sz="0" w:space="0" w:color="auto"/>
        <w:right w:val="none" w:sz="0" w:space="0" w:color="auto"/>
      </w:divBdr>
    </w:div>
    <w:div w:id="1303465510">
      <w:bodyDiv w:val="1"/>
      <w:marLeft w:val="0"/>
      <w:marRight w:val="0"/>
      <w:marTop w:val="0"/>
      <w:marBottom w:val="0"/>
      <w:divBdr>
        <w:top w:val="none" w:sz="0" w:space="0" w:color="auto"/>
        <w:left w:val="none" w:sz="0" w:space="0" w:color="auto"/>
        <w:bottom w:val="none" w:sz="0" w:space="0" w:color="auto"/>
        <w:right w:val="none" w:sz="0" w:space="0" w:color="auto"/>
      </w:divBdr>
    </w:div>
    <w:div w:id="1327980307">
      <w:bodyDiv w:val="1"/>
      <w:marLeft w:val="0"/>
      <w:marRight w:val="0"/>
      <w:marTop w:val="0"/>
      <w:marBottom w:val="0"/>
      <w:divBdr>
        <w:top w:val="none" w:sz="0" w:space="0" w:color="auto"/>
        <w:left w:val="none" w:sz="0" w:space="0" w:color="auto"/>
        <w:bottom w:val="none" w:sz="0" w:space="0" w:color="auto"/>
        <w:right w:val="none" w:sz="0" w:space="0" w:color="auto"/>
      </w:divBdr>
    </w:div>
    <w:div w:id="1333726748">
      <w:bodyDiv w:val="1"/>
      <w:marLeft w:val="0"/>
      <w:marRight w:val="0"/>
      <w:marTop w:val="0"/>
      <w:marBottom w:val="0"/>
      <w:divBdr>
        <w:top w:val="none" w:sz="0" w:space="0" w:color="auto"/>
        <w:left w:val="none" w:sz="0" w:space="0" w:color="auto"/>
        <w:bottom w:val="none" w:sz="0" w:space="0" w:color="auto"/>
        <w:right w:val="none" w:sz="0" w:space="0" w:color="auto"/>
      </w:divBdr>
      <w:divsChild>
        <w:div w:id="582646908">
          <w:marLeft w:val="0"/>
          <w:marRight w:val="0"/>
          <w:marTop w:val="0"/>
          <w:marBottom w:val="0"/>
          <w:divBdr>
            <w:top w:val="none" w:sz="0" w:space="0" w:color="auto"/>
            <w:left w:val="none" w:sz="0" w:space="0" w:color="auto"/>
            <w:bottom w:val="none" w:sz="0" w:space="0" w:color="auto"/>
            <w:right w:val="none" w:sz="0" w:space="0" w:color="auto"/>
          </w:divBdr>
          <w:divsChild>
            <w:div w:id="49115373">
              <w:marLeft w:val="0"/>
              <w:marRight w:val="0"/>
              <w:marTop w:val="0"/>
              <w:marBottom w:val="0"/>
              <w:divBdr>
                <w:top w:val="none" w:sz="0" w:space="0" w:color="auto"/>
                <w:left w:val="none" w:sz="0" w:space="0" w:color="auto"/>
                <w:bottom w:val="none" w:sz="0" w:space="0" w:color="auto"/>
                <w:right w:val="none" w:sz="0" w:space="0" w:color="auto"/>
              </w:divBdr>
            </w:div>
            <w:div w:id="110394847">
              <w:marLeft w:val="0"/>
              <w:marRight w:val="0"/>
              <w:marTop w:val="0"/>
              <w:marBottom w:val="0"/>
              <w:divBdr>
                <w:top w:val="none" w:sz="0" w:space="0" w:color="auto"/>
                <w:left w:val="none" w:sz="0" w:space="0" w:color="auto"/>
                <w:bottom w:val="none" w:sz="0" w:space="0" w:color="auto"/>
                <w:right w:val="none" w:sz="0" w:space="0" w:color="auto"/>
              </w:divBdr>
            </w:div>
            <w:div w:id="142695056">
              <w:marLeft w:val="0"/>
              <w:marRight w:val="0"/>
              <w:marTop w:val="0"/>
              <w:marBottom w:val="0"/>
              <w:divBdr>
                <w:top w:val="none" w:sz="0" w:space="0" w:color="auto"/>
                <w:left w:val="none" w:sz="0" w:space="0" w:color="auto"/>
                <w:bottom w:val="none" w:sz="0" w:space="0" w:color="auto"/>
                <w:right w:val="none" w:sz="0" w:space="0" w:color="auto"/>
              </w:divBdr>
            </w:div>
            <w:div w:id="163207832">
              <w:marLeft w:val="0"/>
              <w:marRight w:val="0"/>
              <w:marTop w:val="0"/>
              <w:marBottom w:val="0"/>
              <w:divBdr>
                <w:top w:val="none" w:sz="0" w:space="0" w:color="auto"/>
                <w:left w:val="none" w:sz="0" w:space="0" w:color="auto"/>
                <w:bottom w:val="none" w:sz="0" w:space="0" w:color="auto"/>
                <w:right w:val="none" w:sz="0" w:space="0" w:color="auto"/>
              </w:divBdr>
            </w:div>
            <w:div w:id="165482830">
              <w:marLeft w:val="0"/>
              <w:marRight w:val="0"/>
              <w:marTop w:val="0"/>
              <w:marBottom w:val="0"/>
              <w:divBdr>
                <w:top w:val="none" w:sz="0" w:space="0" w:color="auto"/>
                <w:left w:val="none" w:sz="0" w:space="0" w:color="auto"/>
                <w:bottom w:val="none" w:sz="0" w:space="0" w:color="auto"/>
                <w:right w:val="none" w:sz="0" w:space="0" w:color="auto"/>
              </w:divBdr>
            </w:div>
            <w:div w:id="291908215">
              <w:marLeft w:val="0"/>
              <w:marRight w:val="0"/>
              <w:marTop w:val="0"/>
              <w:marBottom w:val="0"/>
              <w:divBdr>
                <w:top w:val="none" w:sz="0" w:space="0" w:color="auto"/>
                <w:left w:val="none" w:sz="0" w:space="0" w:color="auto"/>
                <w:bottom w:val="none" w:sz="0" w:space="0" w:color="auto"/>
                <w:right w:val="none" w:sz="0" w:space="0" w:color="auto"/>
              </w:divBdr>
            </w:div>
            <w:div w:id="328295976">
              <w:marLeft w:val="0"/>
              <w:marRight w:val="0"/>
              <w:marTop w:val="0"/>
              <w:marBottom w:val="0"/>
              <w:divBdr>
                <w:top w:val="none" w:sz="0" w:space="0" w:color="auto"/>
                <w:left w:val="none" w:sz="0" w:space="0" w:color="auto"/>
                <w:bottom w:val="none" w:sz="0" w:space="0" w:color="auto"/>
                <w:right w:val="none" w:sz="0" w:space="0" w:color="auto"/>
              </w:divBdr>
            </w:div>
            <w:div w:id="365184286">
              <w:marLeft w:val="0"/>
              <w:marRight w:val="0"/>
              <w:marTop w:val="0"/>
              <w:marBottom w:val="0"/>
              <w:divBdr>
                <w:top w:val="none" w:sz="0" w:space="0" w:color="auto"/>
                <w:left w:val="none" w:sz="0" w:space="0" w:color="auto"/>
                <w:bottom w:val="none" w:sz="0" w:space="0" w:color="auto"/>
                <w:right w:val="none" w:sz="0" w:space="0" w:color="auto"/>
              </w:divBdr>
            </w:div>
            <w:div w:id="381905139">
              <w:marLeft w:val="0"/>
              <w:marRight w:val="0"/>
              <w:marTop w:val="0"/>
              <w:marBottom w:val="0"/>
              <w:divBdr>
                <w:top w:val="none" w:sz="0" w:space="0" w:color="auto"/>
                <w:left w:val="none" w:sz="0" w:space="0" w:color="auto"/>
                <w:bottom w:val="none" w:sz="0" w:space="0" w:color="auto"/>
                <w:right w:val="none" w:sz="0" w:space="0" w:color="auto"/>
              </w:divBdr>
            </w:div>
            <w:div w:id="383261101">
              <w:marLeft w:val="0"/>
              <w:marRight w:val="0"/>
              <w:marTop w:val="0"/>
              <w:marBottom w:val="0"/>
              <w:divBdr>
                <w:top w:val="none" w:sz="0" w:space="0" w:color="auto"/>
                <w:left w:val="none" w:sz="0" w:space="0" w:color="auto"/>
                <w:bottom w:val="none" w:sz="0" w:space="0" w:color="auto"/>
                <w:right w:val="none" w:sz="0" w:space="0" w:color="auto"/>
              </w:divBdr>
            </w:div>
            <w:div w:id="383987865">
              <w:marLeft w:val="0"/>
              <w:marRight w:val="0"/>
              <w:marTop w:val="0"/>
              <w:marBottom w:val="0"/>
              <w:divBdr>
                <w:top w:val="none" w:sz="0" w:space="0" w:color="auto"/>
                <w:left w:val="none" w:sz="0" w:space="0" w:color="auto"/>
                <w:bottom w:val="none" w:sz="0" w:space="0" w:color="auto"/>
                <w:right w:val="none" w:sz="0" w:space="0" w:color="auto"/>
              </w:divBdr>
            </w:div>
            <w:div w:id="437523987">
              <w:marLeft w:val="0"/>
              <w:marRight w:val="0"/>
              <w:marTop w:val="0"/>
              <w:marBottom w:val="0"/>
              <w:divBdr>
                <w:top w:val="none" w:sz="0" w:space="0" w:color="auto"/>
                <w:left w:val="none" w:sz="0" w:space="0" w:color="auto"/>
                <w:bottom w:val="none" w:sz="0" w:space="0" w:color="auto"/>
                <w:right w:val="none" w:sz="0" w:space="0" w:color="auto"/>
              </w:divBdr>
            </w:div>
            <w:div w:id="528377764">
              <w:marLeft w:val="0"/>
              <w:marRight w:val="0"/>
              <w:marTop w:val="0"/>
              <w:marBottom w:val="0"/>
              <w:divBdr>
                <w:top w:val="none" w:sz="0" w:space="0" w:color="auto"/>
                <w:left w:val="none" w:sz="0" w:space="0" w:color="auto"/>
                <w:bottom w:val="none" w:sz="0" w:space="0" w:color="auto"/>
                <w:right w:val="none" w:sz="0" w:space="0" w:color="auto"/>
              </w:divBdr>
            </w:div>
            <w:div w:id="582683168">
              <w:marLeft w:val="0"/>
              <w:marRight w:val="0"/>
              <w:marTop w:val="0"/>
              <w:marBottom w:val="0"/>
              <w:divBdr>
                <w:top w:val="none" w:sz="0" w:space="0" w:color="auto"/>
                <w:left w:val="none" w:sz="0" w:space="0" w:color="auto"/>
                <w:bottom w:val="none" w:sz="0" w:space="0" w:color="auto"/>
                <w:right w:val="none" w:sz="0" w:space="0" w:color="auto"/>
              </w:divBdr>
            </w:div>
            <w:div w:id="583799533">
              <w:marLeft w:val="0"/>
              <w:marRight w:val="0"/>
              <w:marTop w:val="0"/>
              <w:marBottom w:val="0"/>
              <w:divBdr>
                <w:top w:val="none" w:sz="0" w:space="0" w:color="auto"/>
                <w:left w:val="none" w:sz="0" w:space="0" w:color="auto"/>
                <w:bottom w:val="none" w:sz="0" w:space="0" w:color="auto"/>
                <w:right w:val="none" w:sz="0" w:space="0" w:color="auto"/>
              </w:divBdr>
            </w:div>
            <w:div w:id="599527217">
              <w:marLeft w:val="0"/>
              <w:marRight w:val="0"/>
              <w:marTop w:val="0"/>
              <w:marBottom w:val="0"/>
              <w:divBdr>
                <w:top w:val="none" w:sz="0" w:space="0" w:color="auto"/>
                <w:left w:val="none" w:sz="0" w:space="0" w:color="auto"/>
                <w:bottom w:val="none" w:sz="0" w:space="0" w:color="auto"/>
                <w:right w:val="none" w:sz="0" w:space="0" w:color="auto"/>
              </w:divBdr>
            </w:div>
            <w:div w:id="601304813">
              <w:marLeft w:val="0"/>
              <w:marRight w:val="0"/>
              <w:marTop w:val="0"/>
              <w:marBottom w:val="0"/>
              <w:divBdr>
                <w:top w:val="none" w:sz="0" w:space="0" w:color="auto"/>
                <w:left w:val="none" w:sz="0" w:space="0" w:color="auto"/>
                <w:bottom w:val="none" w:sz="0" w:space="0" w:color="auto"/>
                <w:right w:val="none" w:sz="0" w:space="0" w:color="auto"/>
              </w:divBdr>
            </w:div>
            <w:div w:id="638917422">
              <w:marLeft w:val="0"/>
              <w:marRight w:val="0"/>
              <w:marTop w:val="0"/>
              <w:marBottom w:val="0"/>
              <w:divBdr>
                <w:top w:val="none" w:sz="0" w:space="0" w:color="auto"/>
                <w:left w:val="none" w:sz="0" w:space="0" w:color="auto"/>
                <w:bottom w:val="none" w:sz="0" w:space="0" w:color="auto"/>
                <w:right w:val="none" w:sz="0" w:space="0" w:color="auto"/>
              </w:divBdr>
            </w:div>
            <w:div w:id="653920360">
              <w:marLeft w:val="0"/>
              <w:marRight w:val="0"/>
              <w:marTop w:val="0"/>
              <w:marBottom w:val="0"/>
              <w:divBdr>
                <w:top w:val="none" w:sz="0" w:space="0" w:color="auto"/>
                <w:left w:val="none" w:sz="0" w:space="0" w:color="auto"/>
                <w:bottom w:val="none" w:sz="0" w:space="0" w:color="auto"/>
                <w:right w:val="none" w:sz="0" w:space="0" w:color="auto"/>
              </w:divBdr>
            </w:div>
            <w:div w:id="656111739">
              <w:marLeft w:val="0"/>
              <w:marRight w:val="0"/>
              <w:marTop w:val="0"/>
              <w:marBottom w:val="0"/>
              <w:divBdr>
                <w:top w:val="none" w:sz="0" w:space="0" w:color="auto"/>
                <w:left w:val="none" w:sz="0" w:space="0" w:color="auto"/>
                <w:bottom w:val="none" w:sz="0" w:space="0" w:color="auto"/>
                <w:right w:val="none" w:sz="0" w:space="0" w:color="auto"/>
              </w:divBdr>
            </w:div>
            <w:div w:id="691959072">
              <w:marLeft w:val="0"/>
              <w:marRight w:val="0"/>
              <w:marTop w:val="0"/>
              <w:marBottom w:val="0"/>
              <w:divBdr>
                <w:top w:val="none" w:sz="0" w:space="0" w:color="auto"/>
                <w:left w:val="none" w:sz="0" w:space="0" w:color="auto"/>
                <w:bottom w:val="none" w:sz="0" w:space="0" w:color="auto"/>
                <w:right w:val="none" w:sz="0" w:space="0" w:color="auto"/>
              </w:divBdr>
            </w:div>
            <w:div w:id="763915524">
              <w:marLeft w:val="0"/>
              <w:marRight w:val="0"/>
              <w:marTop w:val="0"/>
              <w:marBottom w:val="0"/>
              <w:divBdr>
                <w:top w:val="none" w:sz="0" w:space="0" w:color="auto"/>
                <w:left w:val="none" w:sz="0" w:space="0" w:color="auto"/>
                <w:bottom w:val="none" w:sz="0" w:space="0" w:color="auto"/>
                <w:right w:val="none" w:sz="0" w:space="0" w:color="auto"/>
              </w:divBdr>
            </w:div>
            <w:div w:id="789931883">
              <w:marLeft w:val="0"/>
              <w:marRight w:val="0"/>
              <w:marTop w:val="0"/>
              <w:marBottom w:val="0"/>
              <w:divBdr>
                <w:top w:val="none" w:sz="0" w:space="0" w:color="auto"/>
                <w:left w:val="none" w:sz="0" w:space="0" w:color="auto"/>
                <w:bottom w:val="none" w:sz="0" w:space="0" w:color="auto"/>
                <w:right w:val="none" w:sz="0" w:space="0" w:color="auto"/>
              </w:divBdr>
            </w:div>
            <w:div w:id="823208040">
              <w:marLeft w:val="0"/>
              <w:marRight w:val="0"/>
              <w:marTop w:val="0"/>
              <w:marBottom w:val="0"/>
              <w:divBdr>
                <w:top w:val="none" w:sz="0" w:space="0" w:color="auto"/>
                <w:left w:val="none" w:sz="0" w:space="0" w:color="auto"/>
                <w:bottom w:val="none" w:sz="0" w:space="0" w:color="auto"/>
                <w:right w:val="none" w:sz="0" w:space="0" w:color="auto"/>
              </w:divBdr>
            </w:div>
            <w:div w:id="864172998">
              <w:marLeft w:val="0"/>
              <w:marRight w:val="0"/>
              <w:marTop w:val="0"/>
              <w:marBottom w:val="0"/>
              <w:divBdr>
                <w:top w:val="none" w:sz="0" w:space="0" w:color="auto"/>
                <w:left w:val="none" w:sz="0" w:space="0" w:color="auto"/>
                <w:bottom w:val="none" w:sz="0" w:space="0" w:color="auto"/>
                <w:right w:val="none" w:sz="0" w:space="0" w:color="auto"/>
              </w:divBdr>
            </w:div>
            <w:div w:id="873154175">
              <w:marLeft w:val="0"/>
              <w:marRight w:val="0"/>
              <w:marTop w:val="0"/>
              <w:marBottom w:val="0"/>
              <w:divBdr>
                <w:top w:val="none" w:sz="0" w:space="0" w:color="auto"/>
                <w:left w:val="none" w:sz="0" w:space="0" w:color="auto"/>
                <w:bottom w:val="none" w:sz="0" w:space="0" w:color="auto"/>
                <w:right w:val="none" w:sz="0" w:space="0" w:color="auto"/>
              </w:divBdr>
            </w:div>
            <w:div w:id="874195675">
              <w:marLeft w:val="0"/>
              <w:marRight w:val="0"/>
              <w:marTop w:val="0"/>
              <w:marBottom w:val="0"/>
              <w:divBdr>
                <w:top w:val="none" w:sz="0" w:space="0" w:color="auto"/>
                <w:left w:val="none" w:sz="0" w:space="0" w:color="auto"/>
                <w:bottom w:val="none" w:sz="0" w:space="0" w:color="auto"/>
                <w:right w:val="none" w:sz="0" w:space="0" w:color="auto"/>
              </w:divBdr>
            </w:div>
            <w:div w:id="1012730794">
              <w:marLeft w:val="0"/>
              <w:marRight w:val="0"/>
              <w:marTop w:val="0"/>
              <w:marBottom w:val="0"/>
              <w:divBdr>
                <w:top w:val="none" w:sz="0" w:space="0" w:color="auto"/>
                <w:left w:val="none" w:sz="0" w:space="0" w:color="auto"/>
                <w:bottom w:val="none" w:sz="0" w:space="0" w:color="auto"/>
                <w:right w:val="none" w:sz="0" w:space="0" w:color="auto"/>
              </w:divBdr>
            </w:div>
            <w:div w:id="1143472155">
              <w:marLeft w:val="0"/>
              <w:marRight w:val="0"/>
              <w:marTop w:val="0"/>
              <w:marBottom w:val="0"/>
              <w:divBdr>
                <w:top w:val="none" w:sz="0" w:space="0" w:color="auto"/>
                <w:left w:val="none" w:sz="0" w:space="0" w:color="auto"/>
                <w:bottom w:val="none" w:sz="0" w:space="0" w:color="auto"/>
                <w:right w:val="none" w:sz="0" w:space="0" w:color="auto"/>
              </w:divBdr>
            </w:div>
            <w:div w:id="1147626584">
              <w:marLeft w:val="0"/>
              <w:marRight w:val="0"/>
              <w:marTop w:val="0"/>
              <w:marBottom w:val="0"/>
              <w:divBdr>
                <w:top w:val="none" w:sz="0" w:space="0" w:color="auto"/>
                <w:left w:val="none" w:sz="0" w:space="0" w:color="auto"/>
                <w:bottom w:val="none" w:sz="0" w:space="0" w:color="auto"/>
                <w:right w:val="none" w:sz="0" w:space="0" w:color="auto"/>
              </w:divBdr>
            </w:div>
            <w:div w:id="1278608475">
              <w:marLeft w:val="0"/>
              <w:marRight w:val="0"/>
              <w:marTop w:val="0"/>
              <w:marBottom w:val="0"/>
              <w:divBdr>
                <w:top w:val="none" w:sz="0" w:space="0" w:color="auto"/>
                <w:left w:val="none" w:sz="0" w:space="0" w:color="auto"/>
                <w:bottom w:val="none" w:sz="0" w:space="0" w:color="auto"/>
                <w:right w:val="none" w:sz="0" w:space="0" w:color="auto"/>
              </w:divBdr>
            </w:div>
            <w:div w:id="1375736345">
              <w:marLeft w:val="0"/>
              <w:marRight w:val="0"/>
              <w:marTop w:val="0"/>
              <w:marBottom w:val="0"/>
              <w:divBdr>
                <w:top w:val="none" w:sz="0" w:space="0" w:color="auto"/>
                <w:left w:val="none" w:sz="0" w:space="0" w:color="auto"/>
                <w:bottom w:val="none" w:sz="0" w:space="0" w:color="auto"/>
                <w:right w:val="none" w:sz="0" w:space="0" w:color="auto"/>
              </w:divBdr>
            </w:div>
            <w:div w:id="1408500518">
              <w:marLeft w:val="0"/>
              <w:marRight w:val="0"/>
              <w:marTop w:val="0"/>
              <w:marBottom w:val="0"/>
              <w:divBdr>
                <w:top w:val="none" w:sz="0" w:space="0" w:color="auto"/>
                <w:left w:val="none" w:sz="0" w:space="0" w:color="auto"/>
                <w:bottom w:val="none" w:sz="0" w:space="0" w:color="auto"/>
                <w:right w:val="none" w:sz="0" w:space="0" w:color="auto"/>
              </w:divBdr>
            </w:div>
            <w:div w:id="1416167598">
              <w:marLeft w:val="0"/>
              <w:marRight w:val="0"/>
              <w:marTop w:val="0"/>
              <w:marBottom w:val="0"/>
              <w:divBdr>
                <w:top w:val="none" w:sz="0" w:space="0" w:color="auto"/>
                <w:left w:val="none" w:sz="0" w:space="0" w:color="auto"/>
                <w:bottom w:val="none" w:sz="0" w:space="0" w:color="auto"/>
                <w:right w:val="none" w:sz="0" w:space="0" w:color="auto"/>
              </w:divBdr>
            </w:div>
            <w:div w:id="1451977233">
              <w:marLeft w:val="0"/>
              <w:marRight w:val="0"/>
              <w:marTop w:val="0"/>
              <w:marBottom w:val="0"/>
              <w:divBdr>
                <w:top w:val="none" w:sz="0" w:space="0" w:color="auto"/>
                <w:left w:val="none" w:sz="0" w:space="0" w:color="auto"/>
                <w:bottom w:val="none" w:sz="0" w:space="0" w:color="auto"/>
                <w:right w:val="none" w:sz="0" w:space="0" w:color="auto"/>
              </w:divBdr>
            </w:div>
            <w:div w:id="1539733830">
              <w:marLeft w:val="0"/>
              <w:marRight w:val="0"/>
              <w:marTop w:val="0"/>
              <w:marBottom w:val="0"/>
              <w:divBdr>
                <w:top w:val="none" w:sz="0" w:space="0" w:color="auto"/>
                <w:left w:val="none" w:sz="0" w:space="0" w:color="auto"/>
                <w:bottom w:val="none" w:sz="0" w:space="0" w:color="auto"/>
                <w:right w:val="none" w:sz="0" w:space="0" w:color="auto"/>
              </w:divBdr>
            </w:div>
            <w:div w:id="1570188457">
              <w:marLeft w:val="0"/>
              <w:marRight w:val="0"/>
              <w:marTop w:val="0"/>
              <w:marBottom w:val="0"/>
              <w:divBdr>
                <w:top w:val="none" w:sz="0" w:space="0" w:color="auto"/>
                <w:left w:val="none" w:sz="0" w:space="0" w:color="auto"/>
                <w:bottom w:val="none" w:sz="0" w:space="0" w:color="auto"/>
                <w:right w:val="none" w:sz="0" w:space="0" w:color="auto"/>
              </w:divBdr>
            </w:div>
            <w:div w:id="1644233543">
              <w:marLeft w:val="0"/>
              <w:marRight w:val="0"/>
              <w:marTop w:val="0"/>
              <w:marBottom w:val="0"/>
              <w:divBdr>
                <w:top w:val="none" w:sz="0" w:space="0" w:color="auto"/>
                <w:left w:val="none" w:sz="0" w:space="0" w:color="auto"/>
                <w:bottom w:val="none" w:sz="0" w:space="0" w:color="auto"/>
                <w:right w:val="none" w:sz="0" w:space="0" w:color="auto"/>
              </w:divBdr>
            </w:div>
            <w:div w:id="1738092179">
              <w:marLeft w:val="0"/>
              <w:marRight w:val="0"/>
              <w:marTop w:val="0"/>
              <w:marBottom w:val="0"/>
              <w:divBdr>
                <w:top w:val="none" w:sz="0" w:space="0" w:color="auto"/>
                <w:left w:val="none" w:sz="0" w:space="0" w:color="auto"/>
                <w:bottom w:val="none" w:sz="0" w:space="0" w:color="auto"/>
                <w:right w:val="none" w:sz="0" w:space="0" w:color="auto"/>
              </w:divBdr>
            </w:div>
            <w:div w:id="1797407042">
              <w:marLeft w:val="0"/>
              <w:marRight w:val="0"/>
              <w:marTop w:val="0"/>
              <w:marBottom w:val="0"/>
              <w:divBdr>
                <w:top w:val="none" w:sz="0" w:space="0" w:color="auto"/>
                <w:left w:val="none" w:sz="0" w:space="0" w:color="auto"/>
                <w:bottom w:val="none" w:sz="0" w:space="0" w:color="auto"/>
                <w:right w:val="none" w:sz="0" w:space="0" w:color="auto"/>
              </w:divBdr>
            </w:div>
            <w:div w:id="1834907844">
              <w:marLeft w:val="0"/>
              <w:marRight w:val="0"/>
              <w:marTop w:val="0"/>
              <w:marBottom w:val="0"/>
              <w:divBdr>
                <w:top w:val="none" w:sz="0" w:space="0" w:color="auto"/>
                <w:left w:val="none" w:sz="0" w:space="0" w:color="auto"/>
                <w:bottom w:val="none" w:sz="0" w:space="0" w:color="auto"/>
                <w:right w:val="none" w:sz="0" w:space="0" w:color="auto"/>
              </w:divBdr>
            </w:div>
            <w:div w:id="1939676818">
              <w:marLeft w:val="0"/>
              <w:marRight w:val="0"/>
              <w:marTop w:val="0"/>
              <w:marBottom w:val="0"/>
              <w:divBdr>
                <w:top w:val="none" w:sz="0" w:space="0" w:color="auto"/>
                <w:left w:val="none" w:sz="0" w:space="0" w:color="auto"/>
                <w:bottom w:val="none" w:sz="0" w:space="0" w:color="auto"/>
                <w:right w:val="none" w:sz="0" w:space="0" w:color="auto"/>
              </w:divBdr>
            </w:div>
            <w:div w:id="1999720942">
              <w:marLeft w:val="0"/>
              <w:marRight w:val="0"/>
              <w:marTop w:val="0"/>
              <w:marBottom w:val="0"/>
              <w:divBdr>
                <w:top w:val="none" w:sz="0" w:space="0" w:color="auto"/>
                <w:left w:val="none" w:sz="0" w:space="0" w:color="auto"/>
                <w:bottom w:val="none" w:sz="0" w:space="0" w:color="auto"/>
                <w:right w:val="none" w:sz="0" w:space="0" w:color="auto"/>
              </w:divBdr>
            </w:div>
            <w:div w:id="2013794607">
              <w:marLeft w:val="0"/>
              <w:marRight w:val="0"/>
              <w:marTop w:val="0"/>
              <w:marBottom w:val="0"/>
              <w:divBdr>
                <w:top w:val="none" w:sz="0" w:space="0" w:color="auto"/>
                <w:left w:val="none" w:sz="0" w:space="0" w:color="auto"/>
                <w:bottom w:val="none" w:sz="0" w:space="0" w:color="auto"/>
                <w:right w:val="none" w:sz="0" w:space="0" w:color="auto"/>
              </w:divBdr>
            </w:div>
            <w:div w:id="2054381038">
              <w:marLeft w:val="0"/>
              <w:marRight w:val="0"/>
              <w:marTop w:val="0"/>
              <w:marBottom w:val="0"/>
              <w:divBdr>
                <w:top w:val="none" w:sz="0" w:space="0" w:color="auto"/>
                <w:left w:val="none" w:sz="0" w:space="0" w:color="auto"/>
                <w:bottom w:val="none" w:sz="0" w:space="0" w:color="auto"/>
                <w:right w:val="none" w:sz="0" w:space="0" w:color="auto"/>
              </w:divBdr>
            </w:div>
            <w:div w:id="208923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29019">
      <w:bodyDiv w:val="1"/>
      <w:marLeft w:val="0"/>
      <w:marRight w:val="0"/>
      <w:marTop w:val="0"/>
      <w:marBottom w:val="0"/>
      <w:divBdr>
        <w:top w:val="none" w:sz="0" w:space="0" w:color="auto"/>
        <w:left w:val="none" w:sz="0" w:space="0" w:color="auto"/>
        <w:bottom w:val="none" w:sz="0" w:space="0" w:color="auto"/>
        <w:right w:val="none" w:sz="0" w:space="0" w:color="auto"/>
      </w:divBdr>
    </w:div>
    <w:div w:id="1368338146">
      <w:bodyDiv w:val="1"/>
      <w:marLeft w:val="0"/>
      <w:marRight w:val="0"/>
      <w:marTop w:val="0"/>
      <w:marBottom w:val="0"/>
      <w:divBdr>
        <w:top w:val="none" w:sz="0" w:space="0" w:color="auto"/>
        <w:left w:val="none" w:sz="0" w:space="0" w:color="auto"/>
        <w:bottom w:val="none" w:sz="0" w:space="0" w:color="auto"/>
        <w:right w:val="none" w:sz="0" w:space="0" w:color="auto"/>
      </w:divBdr>
    </w:div>
    <w:div w:id="1375620435">
      <w:bodyDiv w:val="1"/>
      <w:marLeft w:val="0"/>
      <w:marRight w:val="0"/>
      <w:marTop w:val="0"/>
      <w:marBottom w:val="0"/>
      <w:divBdr>
        <w:top w:val="none" w:sz="0" w:space="0" w:color="auto"/>
        <w:left w:val="none" w:sz="0" w:space="0" w:color="auto"/>
        <w:bottom w:val="none" w:sz="0" w:space="0" w:color="auto"/>
        <w:right w:val="none" w:sz="0" w:space="0" w:color="auto"/>
      </w:divBdr>
      <w:divsChild>
        <w:div w:id="1858578">
          <w:marLeft w:val="0"/>
          <w:marRight w:val="0"/>
          <w:marTop w:val="0"/>
          <w:marBottom w:val="0"/>
          <w:divBdr>
            <w:top w:val="none" w:sz="0" w:space="0" w:color="auto"/>
            <w:left w:val="none" w:sz="0" w:space="0" w:color="auto"/>
            <w:bottom w:val="none" w:sz="0" w:space="0" w:color="auto"/>
            <w:right w:val="none" w:sz="0" w:space="0" w:color="auto"/>
          </w:divBdr>
        </w:div>
      </w:divsChild>
    </w:div>
    <w:div w:id="1379013608">
      <w:bodyDiv w:val="1"/>
      <w:marLeft w:val="0"/>
      <w:marRight w:val="0"/>
      <w:marTop w:val="0"/>
      <w:marBottom w:val="0"/>
      <w:divBdr>
        <w:top w:val="none" w:sz="0" w:space="0" w:color="auto"/>
        <w:left w:val="none" w:sz="0" w:space="0" w:color="auto"/>
        <w:bottom w:val="none" w:sz="0" w:space="0" w:color="auto"/>
        <w:right w:val="none" w:sz="0" w:space="0" w:color="auto"/>
      </w:divBdr>
    </w:div>
    <w:div w:id="1383406954">
      <w:bodyDiv w:val="1"/>
      <w:marLeft w:val="0"/>
      <w:marRight w:val="0"/>
      <w:marTop w:val="0"/>
      <w:marBottom w:val="0"/>
      <w:divBdr>
        <w:top w:val="none" w:sz="0" w:space="0" w:color="auto"/>
        <w:left w:val="none" w:sz="0" w:space="0" w:color="auto"/>
        <w:bottom w:val="none" w:sz="0" w:space="0" w:color="auto"/>
        <w:right w:val="none" w:sz="0" w:space="0" w:color="auto"/>
      </w:divBdr>
      <w:divsChild>
        <w:div w:id="2085839477">
          <w:marLeft w:val="0"/>
          <w:marRight w:val="0"/>
          <w:marTop w:val="0"/>
          <w:marBottom w:val="0"/>
          <w:divBdr>
            <w:top w:val="none" w:sz="0" w:space="0" w:color="auto"/>
            <w:left w:val="none" w:sz="0" w:space="0" w:color="auto"/>
            <w:bottom w:val="none" w:sz="0" w:space="0" w:color="auto"/>
            <w:right w:val="none" w:sz="0" w:space="0" w:color="auto"/>
          </w:divBdr>
        </w:div>
      </w:divsChild>
    </w:div>
    <w:div w:id="1408573122">
      <w:bodyDiv w:val="1"/>
      <w:marLeft w:val="0"/>
      <w:marRight w:val="0"/>
      <w:marTop w:val="0"/>
      <w:marBottom w:val="0"/>
      <w:divBdr>
        <w:top w:val="none" w:sz="0" w:space="0" w:color="auto"/>
        <w:left w:val="none" w:sz="0" w:space="0" w:color="auto"/>
        <w:bottom w:val="none" w:sz="0" w:space="0" w:color="auto"/>
        <w:right w:val="none" w:sz="0" w:space="0" w:color="auto"/>
      </w:divBdr>
    </w:div>
    <w:div w:id="1423255856">
      <w:bodyDiv w:val="1"/>
      <w:marLeft w:val="0"/>
      <w:marRight w:val="0"/>
      <w:marTop w:val="0"/>
      <w:marBottom w:val="0"/>
      <w:divBdr>
        <w:top w:val="none" w:sz="0" w:space="0" w:color="auto"/>
        <w:left w:val="none" w:sz="0" w:space="0" w:color="auto"/>
        <w:bottom w:val="none" w:sz="0" w:space="0" w:color="auto"/>
        <w:right w:val="none" w:sz="0" w:space="0" w:color="auto"/>
      </w:divBdr>
    </w:div>
    <w:div w:id="1428429709">
      <w:bodyDiv w:val="1"/>
      <w:marLeft w:val="0"/>
      <w:marRight w:val="0"/>
      <w:marTop w:val="0"/>
      <w:marBottom w:val="0"/>
      <w:divBdr>
        <w:top w:val="none" w:sz="0" w:space="0" w:color="auto"/>
        <w:left w:val="none" w:sz="0" w:space="0" w:color="auto"/>
        <w:bottom w:val="none" w:sz="0" w:space="0" w:color="auto"/>
        <w:right w:val="none" w:sz="0" w:space="0" w:color="auto"/>
      </w:divBdr>
    </w:div>
    <w:div w:id="1438717000">
      <w:bodyDiv w:val="1"/>
      <w:marLeft w:val="0"/>
      <w:marRight w:val="0"/>
      <w:marTop w:val="0"/>
      <w:marBottom w:val="0"/>
      <w:divBdr>
        <w:top w:val="none" w:sz="0" w:space="0" w:color="auto"/>
        <w:left w:val="none" w:sz="0" w:space="0" w:color="auto"/>
        <w:bottom w:val="none" w:sz="0" w:space="0" w:color="auto"/>
        <w:right w:val="none" w:sz="0" w:space="0" w:color="auto"/>
      </w:divBdr>
    </w:div>
    <w:div w:id="1449542750">
      <w:bodyDiv w:val="1"/>
      <w:marLeft w:val="0"/>
      <w:marRight w:val="0"/>
      <w:marTop w:val="0"/>
      <w:marBottom w:val="0"/>
      <w:divBdr>
        <w:top w:val="none" w:sz="0" w:space="0" w:color="auto"/>
        <w:left w:val="none" w:sz="0" w:space="0" w:color="auto"/>
        <w:bottom w:val="none" w:sz="0" w:space="0" w:color="auto"/>
        <w:right w:val="none" w:sz="0" w:space="0" w:color="auto"/>
      </w:divBdr>
    </w:div>
    <w:div w:id="1478841601">
      <w:bodyDiv w:val="1"/>
      <w:marLeft w:val="0"/>
      <w:marRight w:val="0"/>
      <w:marTop w:val="0"/>
      <w:marBottom w:val="0"/>
      <w:divBdr>
        <w:top w:val="none" w:sz="0" w:space="0" w:color="auto"/>
        <w:left w:val="none" w:sz="0" w:space="0" w:color="auto"/>
        <w:bottom w:val="none" w:sz="0" w:space="0" w:color="auto"/>
        <w:right w:val="none" w:sz="0" w:space="0" w:color="auto"/>
      </w:divBdr>
      <w:divsChild>
        <w:div w:id="1558082123">
          <w:marLeft w:val="0"/>
          <w:marRight w:val="0"/>
          <w:marTop w:val="0"/>
          <w:marBottom w:val="0"/>
          <w:divBdr>
            <w:top w:val="none" w:sz="0" w:space="0" w:color="auto"/>
            <w:left w:val="none" w:sz="0" w:space="0" w:color="auto"/>
            <w:bottom w:val="none" w:sz="0" w:space="0" w:color="auto"/>
            <w:right w:val="none" w:sz="0" w:space="0" w:color="auto"/>
          </w:divBdr>
          <w:divsChild>
            <w:div w:id="30961080">
              <w:marLeft w:val="0"/>
              <w:marRight w:val="0"/>
              <w:marTop w:val="0"/>
              <w:marBottom w:val="0"/>
              <w:divBdr>
                <w:top w:val="none" w:sz="0" w:space="0" w:color="auto"/>
                <w:left w:val="none" w:sz="0" w:space="0" w:color="auto"/>
                <w:bottom w:val="none" w:sz="0" w:space="0" w:color="auto"/>
                <w:right w:val="none" w:sz="0" w:space="0" w:color="auto"/>
              </w:divBdr>
            </w:div>
            <w:div w:id="70005642">
              <w:marLeft w:val="0"/>
              <w:marRight w:val="0"/>
              <w:marTop w:val="0"/>
              <w:marBottom w:val="0"/>
              <w:divBdr>
                <w:top w:val="none" w:sz="0" w:space="0" w:color="auto"/>
                <w:left w:val="none" w:sz="0" w:space="0" w:color="auto"/>
                <w:bottom w:val="none" w:sz="0" w:space="0" w:color="auto"/>
                <w:right w:val="none" w:sz="0" w:space="0" w:color="auto"/>
              </w:divBdr>
            </w:div>
            <w:div w:id="88812706">
              <w:marLeft w:val="0"/>
              <w:marRight w:val="0"/>
              <w:marTop w:val="0"/>
              <w:marBottom w:val="0"/>
              <w:divBdr>
                <w:top w:val="none" w:sz="0" w:space="0" w:color="auto"/>
                <w:left w:val="none" w:sz="0" w:space="0" w:color="auto"/>
                <w:bottom w:val="none" w:sz="0" w:space="0" w:color="auto"/>
                <w:right w:val="none" w:sz="0" w:space="0" w:color="auto"/>
              </w:divBdr>
            </w:div>
            <w:div w:id="93407229">
              <w:marLeft w:val="0"/>
              <w:marRight w:val="0"/>
              <w:marTop w:val="0"/>
              <w:marBottom w:val="0"/>
              <w:divBdr>
                <w:top w:val="none" w:sz="0" w:space="0" w:color="auto"/>
                <w:left w:val="none" w:sz="0" w:space="0" w:color="auto"/>
                <w:bottom w:val="none" w:sz="0" w:space="0" w:color="auto"/>
                <w:right w:val="none" w:sz="0" w:space="0" w:color="auto"/>
              </w:divBdr>
            </w:div>
            <w:div w:id="135924385">
              <w:marLeft w:val="0"/>
              <w:marRight w:val="0"/>
              <w:marTop w:val="0"/>
              <w:marBottom w:val="0"/>
              <w:divBdr>
                <w:top w:val="none" w:sz="0" w:space="0" w:color="auto"/>
                <w:left w:val="none" w:sz="0" w:space="0" w:color="auto"/>
                <w:bottom w:val="none" w:sz="0" w:space="0" w:color="auto"/>
                <w:right w:val="none" w:sz="0" w:space="0" w:color="auto"/>
              </w:divBdr>
            </w:div>
            <w:div w:id="143355781">
              <w:marLeft w:val="0"/>
              <w:marRight w:val="0"/>
              <w:marTop w:val="0"/>
              <w:marBottom w:val="0"/>
              <w:divBdr>
                <w:top w:val="none" w:sz="0" w:space="0" w:color="auto"/>
                <w:left w:val="none" w:sz="0" w:space="0" w:color="auto"/>
                <w:bottom w:val="none" w:sz="0" w:space="0" w:color="auto"/>
                <w:right w:val="none" w:sz="0" w:space="0" w:color="auto"/>
              </w:divBdr>
            </w:div>
            <w:div w:id="220137688">
              <w:marLeft w:val="0"/>
              <w:marRight w:val="0"/>
              <w:marTop w:val="0"/>
              <w:marBottom w:val="0"/>
              <w:divBdr>
                <w:top w:val="none" w:sz="0" w:space="0" w:color="auto"/>
                <w:left w:val="none" w:sz="0" w:space="0" w:color="auto"/>
                <w:bottom w:val="none" w:sz="0" w:space="0" w:color="auto"/>
                <w:right w:val="none" w:sz="0" w:space="0" w:color="auto"/>
              </w:divBdr>
            </w:div>
            <w:div w:id="236016182">
              <w:marLeft w:val="0"/>
              <w:marRight w:val="0"/>
              <w:marTop w:val="0"/>
              <w:marBottom w:val="0"/>
              <w:divBdr>
                <w:top w:val="none" w:sz="0" w:space="0" w:color="auto"/>
                <w:left w:val="none" w:sz="0" w:space="0" w:color="auto"/>
                <w:bottom w:val="none" w:sz="0" w:space="0" w:color="auto"/>
                <w:right w:val="none" w:sz="0" w:space="0" w:color="auto"/>
              </w:divBdr>
            </w:div>
            <w:div w:id="271481153">
              <w:marLeft w:val="0"/>
              <w:marRight w:val="0"/>
              <w:marTop w:val="0"/>
              <w:marBottom w:val="0"/>
              <w:divBdr>
                <w:top w:val="none" w:sz="0" w:space="0" w:color="auto"/>
                <w:left w:val="none" w:sz="0" w:space="0" w:color="auto"/>
                <w:bottom w:val="none" w:sz="0" w:space="0" w:color="auto"/>
                <w:right w:val="none" w:sz="0" w:space="0" w:color="auto"/>
              </w:divBdr>
            </w:div>
            <w:div w:id="292487836">
              <w:marLeft w:val="0"/>
              <w:marRight w:val="0"/>
              <w:marTop w:val="0"/>
              <w:marBottom w:val="0"/>
              <w:divBdr>
                <w:top w:val="none" w:sz="0" w:space="0" w:color="auto"/>
                <w:left w:val="none" w:sz="0" w:space="0" w:color="auto"/>
                <w:bottom w:val="none" w:sz="0" w:space="0" w:color="auto"/>
                <w:right w:val="none" w:sz="0" w:space="0" w:color="auto"/>
              </w:divBdr>
            </w:div>
            <w:div w:id="306053392">
              <w:marLeft w:val="0"/>
              <w:marRight w:val="0"/>
              <w:marTop w:val="0"/>
              <w:marBottom w:val="0"/>
              <w:divBdr>
                <w:top w:val="none" w:sz="0" w:space="0" w:color="auto"/>
                <w:left w:val="none" w:sz="0" w:space="0" w:color="auto"/>
                <w:bottom w:val="none" w:sz="0" w:space="0" w:color="auto"/>
                <w:right w:val="none" w:sz="0" w:space="0" w:color="auto"/>
              </w:divBdr>
            </w:div>
            <w:div w:id="328027030">
              <w:marLeft w:val="0"/>
              <w:marRight w:val="0"/>
              <w:marTop w:val="0"/>
              <w:marBottom w:val="0"/>
              <w:divBdr>
                <w:top w:val="none" w:sz="0" w:space="0" w:color="auto"/>
                <w:left w:val="none" w:sz="0" w:space="0" w:color="auto"/>
                <w:bottom w:val="none" w:sz="0" w:space="0" w:color="auto"/>
                <w:right w:val="none" w:sz="0" w:space="0" w:color="auto"/>
              </w:divBdr>
            </w:div>
            <w:div w:id="352345969">
              <w:marLeft w:val="0"/>
              <w:marRight w:val="0"/>
              <w:marTop w:val="0"/>
              <w:marBottom w:val="0"/>
              <w:divBdr>
                <w:top w:val="none" w:sz="0" w:space="0" w:color="auto"/>
                <w:left w:val="none" w:sz="0" w:space="0" w:color="auto"/>
                <w:bottom w:val="none" w:sz="0" w:space="0" w:color="auto"/>
                <w:right w:val="none" w:sz="0" w:space="0" w:color="auto"/>
              </w:divBdr>
            </w:div>
            <w:div w:id="422184192">
              <w:marLeft w:val="0"/>
              <w:marRight w:val="0"/>
              <w:marTop w:val="0"/>
              <w:marBottom w:val="0"/>
              <w:divBdr>
                <w:top w:val="none" w:sz="0" w:space="0" w:color="auto"/>
                <w:left w:val="none" w:sz="0" w:space="0" w:color="auto"/>
                <w:bottom w:val="none" w:sz="0" w:space="0" w:color="auto"/>
                <w:right w:val="none" w:sz="0" w:space="0" w:color="auto"/>
              </w:divBdr>
            </w:div>
            <w:div w:id="424228689">
              <w:marLeft w:val="0"/>
              <w:marRight w:val="0"/>
              <w:marTop w:val="0"/>
              <w:marBottom w:val="0"/>
              <w:divBdr>
                <w:top w:val="none" w:sz="0" w:space="0" w:color="auto"/>
                <w:left w:val="none" w:sz="0" w:space="0" w:color="auto"/>
                <w:bottom w:val="none" w:sz="0" w:space="0" w:color="auto"/>
                <w:right w:val="none" w:sz="0" w:space="0" w:color="auto"/>
              </w:divBdr>
            </w:div>
            <w:div w:id="453518800">
              <w:marLeft w:val="0"/>
              <w:marRight w:val="0"/>
              <w:marTop w:val="0"/>
              <w:marBottom w:val="0"/>
              <w:divBdr>
                <w:top w:val="none" w:sz="0" w:space="0" w:color="auto"/>
                <w:left w:val="none" w:sz="0" w:space="0" w:color="auto"/>
                <w:bottom w:val="none" w:sz="0" w:space="0" w:color="auto"/>
                <w:right w:val="none" w:sz="0" w:space="0" w:color="auto"/>
              </w:divBdr>
            </w:div>
            <w:div w:id="462769578">
              <w:marLeft w:val="0"/>
              <w:marRight w:val="0"/>
              <w:marTop w:val="0"/>
              <w:marBottom w:val="0"/>
              <w:divBdr>
                <w:top w:val="none" w:sz="0" w:space="0" w:color="auto"/>
                <w:left w:val="none" w:sz="0" w:space="0" w:color="auto"/>
                <w:bottom w:val="none" w:sz="0" w:space="0" w:color="auto"/>
                <w:right w:val="none" w:sz="0" w:space="0" w:color="auto"/>
              </w:divBdr>
            </w:div>
            <w:div w:id="490871986">
              <w:marLeft w:val="0"/>
              <w:marRight w:val="0"/>
              <w:marTop w:val="0"/>
              <w:marBottom w:val="0"/>
              <w:divBdr>
                <w:top w:val="none" w:sz="0" w:space="0" w:color="auto"/>
                <w:left w:val="none" w:sz="0" w:space="0" w:color="auto"/>
                <w:bottom w:val="none" w:sz="0" w:space="0" w:color="auto"/>
                <w:right w:val="none" w:sz="0" w:space="0" w:color="auto"/>
              </w:divBdr>
            </w:div>
            <w:div w:id="514466416">
              <w:marLeft w:val="0"/>
              <w:marRight w:val="0"/>
              <w:marTop w:val="0"/>
              <w:marBottom w:val="0"/>
              <w:divBdr>
                <w:top w:val="none" w:sz="0" w:space="0" w:color="auto"/>
                <w:left w:val="none" w:sz="0" w:space="0" w:color="auto"/>
                <w:bottom w:val="none" w:sz="0" w:space="0" w:color="auto"/>
                <w:right w:val="none" w:sz="0" w:space="0" w:color="auto"/>
              </w:divBdr>
            </w:div>
            <w:div w:id="516503585">
              <w:marLeft w:val="0"/>
              <w:marRight w:val="0"/>
              <w:marTop w:val="0"/>
              <w:marBottom w:val="0"/>
              <w:divBdr>
                <w:top w:val="none" w:sz="0" w:space="0" w:color="auto"/>
                <w:left w:val="none" w:sz="0" w:space="0" w:color="auto"/>
                <w:bottom w:val="none" w:sz="0" w:space="0" w:color="auto"/>
                <w:right w:val="none" w:sz="0" w:space="0" w:color="auto"/>
              </w:divBdr>
            </w:div>
            <w:div w:id="534192629">
              <w:marLeft w:val="0"/>
              <w:marRight w:val="0"/>
              <w:marTop w:val="0"/>
              <w:marBottom w:val="0"/>
              <w:divBdr>
                <w:top w:val="none" w:sz="0" w:space="0" w:color="auto"/>
                <w:left w:val="none" w:sz="0" w:space="0" w:color="auto"/>
                <w:bottom w:val="none" w:sz="0" w:space="0" w:color="auto"/>
                <w:right w:val="none" w:sz="0" w:space="0" w:color="auto"/>
              </w:divBdr>
            </w:div>
            <w:div w:id="575552253">
              <w:marLeft w:val="0"/>
              <w:marRight w:val="0"/>
              <w:marTop w:val="0"/>
              <w:marBottom w:val="0"/>
              <w:divBdr>
                <w:top w:val="none" w:sz="0" w:space="0" w:color="auto"/>
                <w:left w:val="none" w:sz="0" w:space="0" w:color="auto"/>
                <w:bottom w:val="none" w:sz="0" w:space="0" w:color="auto"/>
                <w:right w:val="none" w:sz="0" w:space="0" w:color="auto"/>
              </w:divBdr>
            </w:div>
            <w:div w:id="597446915">
              <w:marLeft w:val="0"/>
              <w:marRight w:val="0"/>
              <w:marTop w:val="0"/>
              <w:marBottom w:val="0"/>
              <w:divBdr>
                <w:top w:val="none" w:sz="0" w:space="0" w:color="auto"/>
                <w:left w:val="none" w:sz="0" w:space="0" w:color="auto"/>
                <w:bottom w:val="none" w:sz="0" w:space="0" w:color="auto"/>
                <w:right w:val="none" w:sz="0" w:space="0" w:color="auto"/>
              </w:divBdr>
            </w:div>
            <w:div w:id="623846101">
              <w:marLeft w:val="0"/>
              <w:marRight w:val="0"/>
              <w:marTop w:val="0"/>
              <w:marBottom w:val="0"/>
              <w:divBdr>
                <w:top w:val="none" w:sz="0" w:space="0" w:color="auto"/>
                <w:left w:val="none" w:sz="0" w:space="0" w:color="auto"/>
                <w:bottom w:val="none" w:sz="0" w:space="0" w:color="auto"/>
                <w:right w:val="none" w:sz="0" w:space="0" w:color="auto"/>
              </w:divBdr>
            </w:div>
            <w:div w:id="633217108">
              <w:marLeft w:val="0"/>
              <w:marRight w:val="0"/>
              <w:marTop w:val="0"/>
              <w:marBottom w:val="0"/>
              <w:divBdr>
                <w:top w:val="none" w:sz="0" w:space="0" w:color="auto"/>
                <w:left w:val="none" w:sz="0" w:space="0" w:color="auto"/>
                <w:bottom w:val="none" w:sz="0" w:space="0" w:color="auto"/>
                <w:right w:val="none" w:sz="0" w:space="0" w:color="auto"/>
              </w:divBdr>
            </w:div>
            <w:div w:id="661397550">
              <w:marLeft w:val="0"/>
              <w:marRight w:val="0"/>
              <w:marTop w:val="0"/>
              <w:marBottom w:val="0"/>
              <w:divBdr>
                <w:top w:val="none" w:sz="0" w:space="0" w:color="auto"/>
                <w:left w:val="none" w:sz="0" w:space="0" w:color="auto"/>
                <w:bottom w:val="none" w:sz="0" w:space="0" w:color="auto"/>
                <w:right w:val="none" w:sz="0" w:space="0" w:color="auto"/>
              </w:divBdr>
            </w:div>
            <w:div w:id="707755531">
              <w:marLeft w:val="0"/>
              <w:marRight w:val="0"/>
              <w:marTop w:val="0"/>
              <w:marBottom w:val="0"/>
              <w:divBdr>
                <w:top w:val="none" w:sz="0" w:space="0" w:color="auto"/>
                <w:left w:val="none" w:sz="0" w:space="0" w:color="auto"/>
                <w:bottom w:val="none" w:sz="0" w:space="0" w:color="auto"/>
                <w:right w:val="none" w:sz="0" w:space="0" w:color="auto"/>
              </w:divBdr>
            </w:div>
            <w:div w:id="713433454">
              <w:marLeft w:val="0"/>
              <w:marRight w:val="0"/>
              <w:marTop w:val="0"/>
              <w:marBottom w:val="0"/>
              <w:divBdr>
                <w:top w:val="none" w:sz="0" w:space="0" w:color="auto"/>
                <w:left w:val="none" w:sz="0" w:space="0" w:color="auto"/>
                <w:bottom w:val="none" w:sz="0" w:space="0" w:color="auto"/>
                <w:right w:val="none" w:sz="0" w:space="0" w:color="auto"/>
              </w:divBdr>
            </w:div>
            <w:div w:id="744569717">
              <w:marLeft w:val="0"/>
              <w:marRight w:val="0"/>
              <w:marTop w:val="0"/>
              <w:marBottom w:val="0"/>
              <w:divBdr>
                <w:top w:val="none" w:sz="0" w:space="0" w:color="auto"/>
                <w:left w:val="none" w:sz="0" w:space="0" w:color="auto"/>
                <w:bottom w:val="none" w:sz="0" w:space="0" w:color="auto"/>
                <w:right w:val="none" w:sz="0" w:space="0" w:color="auto"/>
              </w:divBdr>
            </w:div>
            <w:div w:id="784614595">
              <w:marLeft w:val="0"/>
              <w:marRight w:val="0"/>
              <w:marTop w:val="0"/>
              <w:marBottom w:val="0"/>
              <w:divBdr>
                <w:top w:val="none" w:sz="0" w:space="0" w:color="auto"/>
                <w:left w:val="none" w:sz="0" w:space="0" w:color="auto"/>
                <w:bottom w:val="none" w:sz="0" w:space="0" w:color="auto"/>
                <w:right w:val="none" w:sz="0" w:space="0" w:color="auto"/>
              </w:divBdr>
            </w:div>
            <w:div w:id="913205670">
              <w:marLeft w:val="0"/>
              <w:marRight w:val="0"/>
              <w:marTop w:val="0"/>
              <w:marBottom w:val="0"/>
              <w:divBdr>
                <w:top w:val="none" w:sz="0" w:space="0" w:color="auto"/>
                <w:left w:val="none" w:sz="0" w:space="0" w:color="auto"/>
                <w:bottom w:val="none" w:sz="0" w:space="0" w:color="auto"/>
                <w:right w:val="none" w:sz="0" w:space="0" w:color="auto"/>
              </w:divBdr>
            </w:div>
            <w:div w:id="921790889">
              <w:marLeft w:val="0"/>
              <w:marRight w:val="0"/>
              <w:marTop w:val="0"/>
              <w:marBottom w:val="0"/>
              <w:divBdr>
                <w:top w:val="none" w:sz="0" w:space="0" w:color="auto"/>
                <w:left w:val="none" w:sz="0" w:space="0" w:color="auto"/>
                <w:bottom w:val="none" w:sz="0" w:space="0" w:color="auto"/>
                <w:right w:val="none" w:sz="0" w:space="0" w:color="auto"/>
              </w:divBdr>
            </w:div>
            <w:div w:id="966349597">
              <w:marLeft w:val="0"/>
              <w:marRight w:val="0"/>
              <w:marTop w:val="0"/>
              <w:marBottom w:val="0"/>
              <w:divBdr>
                <w:top w:val="none" w:sz="0" w:space="0" w:color="auto"/>
                <w:left w:val="none" w:sz="0" w:space="0" w:color="auto"/>
                <w:bottom w:val="none" w:sz="0" w:space="0" w:color="auto"/>
                <w:right w:val="none" w:sz="0" w:space="0" w:color="auto"/>
              </w:divBdr>
            </w:div>
            <w:div w:id="974721049">
              <w:marLeft w:val="0"/>
              <w:marRight w:val="0"/>
              <w:marTop w:val="0"/>
              <w:marBottom w:val="0"/>
              <w:divBdr>
                <w:top w:val="none" w:sz="0" w:space="0" w:color="auto"/>
                <w:left w:val="none" w:sz="0" w:space="0" w:color="auto"/>
                <w:bottom w:val="none" w:sz="0" w:space="0" w:color="auto"/>
                <w:right w:val="none" w:sz="0" w:space="0" w:color="auto"/>
              </w:divBdr>
            </w:div>
            <w:div w:id="989217255">
              <w:marLeft w:val="0"/>
              <w:marRight w:val="0"/>
              <w:marTop w:val="0"/>
              <w:marBottom w:val="0"/>
              <w:divBdr>
                <w:top w:val="none" w:sz="0" w:space="0" w:color="auto"/>
                <w:left w:val="none" w:sz="0" w:space="0" w:color="auto"/>
                <w:bottom w:val="none" w:sz="0" w:space="0" w:color="auto"/>
                <w:right w:val="none" w:sz="0" w:space="0" w:color="auto"/>
              </w:divBdr>
            </w:div>
            <w:div w:id="1037238366">
              <w:marLeft w:val="0"/>
              <w:marRight w:val="0"/>
              <w:marTop w:val="0"/>
              <w:marBottom w:val="0"/>
              <w:divBdr>
                <w:top w:val="none" w:sz="0" w:space="0" w:color="auto"/>
                <w:left w:val="none" w:sz="0" w:space="0" w:color="auto"/>
                <w:bottom w:val="none" w:sz="0" w:space="0" w:color="auto"/>
                <w:right w:val="none" w:sz="0" w:space="0" w:color="auto"/>
              </w:divBdr>
            </w:div>
            <w:div w:id="1083723187">
              <w:marLeft w:val="0"/>
              <w:marRight w:val="0"/>
              <w:marTop w:val="0"/>
              <w:marBottom w:val="0"/>
              <w:divBdr>
                <w:top w:val="none" w:sz="0" w:space="0" w:color="auto"/>
                <w:left w:val="none" w:sz="0" w:space="0" w:color="auto"/>
                <w:bottom w:val="none" w:sz="0" w:space="0" w:color="auto"/>
                <w:right w:val="none" w:sz="0" w:space="0" w:color="auto"/>
              </w:divBdr>
            </w:div>
            <w:div w:id="1109858198">
              <w:marLeft w:val="0"/>
              <w:marRight w:val="0"/>
              <w:marTop w:val="0"/>
              <w:marBottom w:val="0"/>
              <w:divBdr>
                <w:top w:val="none" w:sz="0" w:space="0" w:color="auto"/>
                <w:left w:val="none" w:sz="0" w:space="0" w:color="auto"/>
                <w:bottom w:val="none" w:sz="0" w:space="0" w:color="auto"/>
                <w:right w:val="none" w:sz="0" w:space="0" w:color="auto"/>
              </w:divBdr>
            </w:div>
            <w:div w:id="1147285010">
              <w:marLeft w:val="0"/>
              <w:marRight w:val="0"/>
              <w:marTop w:val="0"/>
              <w:marBottom w:val="0"/>
              <w:divBdr>
                <w:top w:val="none" w:sz="0" w:space="0" w:color="auto"/>
                <w:left w:val="none" w:sz="0" w:space="0" w:color="auto"/>
                <w:bottom w:val="none" w:sz="0" w:space="0" w:color="auto"/>
                <w:right w:val="none" w:sz="0" w:space="0" w:color="auto"/>
              </w:divBdr>
            </w:div>
            <w:div w:id="1184127661">
              <w:marLeft w:val="0"/>
              <w:marRight w:val="0"/>
              <w:marTop w:val="0"/>
              <w:marBottom w:val="0"/>
              <w:divBdr>
                <w:top w:val="none" w:sz="0" w:space="0" w:color="auto"/>
                <w:left w:val="none" w:sz="0" w:space="0" w:color="auto"/>
                <w:bottom w:val="none" w:sz="0" w:space="0" w:color="auto"/>
                <w:right w:val="none" w:sz="0" w:space="0" w:color="auto"/>
              </w:divBdr>
            </w:div>
            <w:div w:id="1233347386">
              <w:marLeft w:val="0"/>
              <w:marRight w:val="0"/>
              <w:marTop w:val="0"/>
              <w:marBottom w:val="0"/>
              <w:divBdr>
                <w:top w:val="none" w:sz="0" w:space="0" w:color="auto"/>
                <w:left w:val="none" w:sz="0" w:space="0" w:color="auto"/>
                <w:bottom w:val="none" w:sz="0" w:space="0" w:color="auto"/>
                <w:right w:val="none" w:sz="0" w:space="0" w:color="auto"/>
              </w:divBdr>
            </w:div>
            <w:div w:id="1250427014">
              <w:marLeft w:val="0"/>
              <w:marRight w:val="0"/>
              <w:marTop w:val="0"/>
              <w:marBottom w:val="0"/>
              <w:divBdr>
                <w:top w:val="none" w:sz="0" w:space="0" w:color="auto"/>
                <w:left w:val="none" w:sz="0" w:space="0" w:color="auto"/>
                <w:bottom w:val="none" w:sz="0" w:space="0" w:color="auto"/>
                <w:right w:val="none" w:sz="0" w:space="0" w:color="auto"/>
              </w:divBdr>
            </w:div>
            <w:div w:id="1264679781">
              <w:marLeft w:val="0"/>
              <w:marRight w:val="0"/>
              <w:marTop w:val="0"/>
              <w:marBottom w:val="0"/>
              <w:divBdr>
                <w:top w:val="none" w:sz="0" w:space="0" w:color="auto"/>
                <w:left w:val="none" w:sz="0" w:space="0" w:color="auto"/>
                <w:bottom w:val="none" w:sz="0" w:space="0" w:color="auto"/>
                <w:right w:val="none" w:sz="0" w:space="0" w:color="auto"/>
              </w:divBdr>
            </w:div>
            <w:div w:id="1300451022">
              <w:marLeft w:val="0"/>
              <w:marRight w:val="0"/>
              <w:marTop w:val="0"/>
              <w:marBottom w:val="0"/>
              <w:divBdr>
                <w:top w:val="none" w:sz="0" w:space="0" w:color="auto"/>
                <w:left w:val="none" w:sz="0" w:space="0" w:color="auto"/>
                <w:bottom w:val="none" w:sz="0" w:space="0" w:color="auto"/>
                <w:right w:val="none" w:sz="0" w:space="0" w:color="auto"/>
              </w:divBdr>
            </w:div>
            <w:div w:id="1405224813">
              <w:marLeft w:val="0"/>
              <w:marRight w:val="0"/>
              <w:marTop w:val="0"/>
              <w:marBottom w:val="0"/>
              <w:divBdr>
                <w:top w:val="none" w:sz="0" w:space="0" w:color="auto"/>
                <w:left w:val="none" w:sz="0" w:space="0" w:color="auto"/>
                <w:bottom w:val="none" w:sz="0" w:space="0" w:color="auto"/>
                <w:right w:val="none" w:sz="0" w:space="0" w:color="auto"/>
              </w:divBdr>
            </w:div>
            <w:div w:id="1410422183">
              <w:marLeft w:val="0"/>
              <w:marRight w:val="0"/>
              <w:marTop w:val="0"/>
              <w:marBottom w:val="0"/>
              <w:divBdr>
                <w:top w:val="none" w:sz="0" w:space="0" w:color="auto"/>
                <w:left w:val="none" w:sz="0" w:space="0" w:color="auto"/>
                <w:bottom w:val="none" w:sz="0" w:space="0" w:color="auto"/>
                <w:right w:val="none" w:sz="0" w:space="0" w:color="auto"/>
              </w:divBdr>
            </w:div>
            <w:div w:id="1434980812">
              <w:marLeft w:val="0"/>
              <w:marRight w:val="0"/>
              <w:marTop w:val="0"/>
              <w:marBottom w:val="0"/>
              <w:divBdr>
                <w:top w:val="none" w:sz="0" w:space="0" w:color="auto"/>
                <w:left w:val="none" w:sz="0" w:space="0" w:color="auto"/>
                <w:bottom w:val="none" w:sz="0" w:space="0" w:color="auto"/>
                <w:right w:val="none" w:sz="0" w:space="0" w:color="auto"/>
              </w:divBdr>
            </w:div>
            <w:div w:id="1469854603">
              <w:marLeft w:val="0"/>
              <w:marRight w:val="0"/>
              <w:marTop w:val="0"/>
              <w:marBottom w:val="0"/>
              <w:divBdr>
                <w:top w:val="none" w:sz="0" w:space="0" w:color="auto"/>
                <w:left w:val="none" w:sz="0" w:space="0" w:color="auto"/>
                <w:bottom w:val="none" w:sz="0" w:space="0" w:color="auto"/>
                <w:right w:val="none" w:sz="0" w:space="0" w:color="auto"/>
              </w:divBdr>
            </w:div>
            <w:div w:id="1476027437">
              <w:marLeft w:val="0"/>
              <w:marRight w:val="0"/>
              <w:marTop w:val="0"/>
              <w:marBottom w:val="0"/>
              <w:divBdr>
                <w:top w:val="none" w:sz="0" w:space="0" w:color="auto"/>
                <w:left w:val="none" w:sz="0" w:space="0" w:color="auto"/>
                <w:bottom w:val="none" w:sz="0" w:space="0" w:color="auto"/>
                <w:right w:val="none" w:sz="0" w:space="0" w:color="auto"/>
              </w:divBdr>
            </w:div>
            <w:div w:id="1541164971">
              <w:marLeft w:val="0"/>
              <w:marRight w:val="0"/>
              <w:marTop w:val="0"/>
              <w:marBottom w:val="0"/>
              <w:divBdr>
                <w:top w:val="none" w:sz="0" w:space="0" w:color="auto"/>
                <w:left w:val="none" w:sz="0" w:space="0" w:color="auto"/>
                <w:bottom w:val="none" w:sz="0" w:space="0" w:color="auto"/>
                <w:right w:val="none" w:sz="0" w:space="0" w:color="auto"/>
              </w:divBdr>
            </w:div>
            <w:div w:id="1583107104">
              <w:marLeft w:val="0"/>
              <w:marRight w:val="0"/>
              <w:marTop w:val="0"/>
              <w:marBottom w:val="0"/>
              <w:divBdr>
                <w:top w:val="none" w:sz="0" w:space="0" w:color="auto"/>
                <w:left w:val="none" w:sz="0" w:space="0" w:color="auto"/>
                <w:bottom w:val="none" w:sz="0" w:space="0" w:color="auto"/>
                <w:right w:val="none" w:sz="0" w:space="0" w:color="auto"/>
              </w:divBdr>
            </w:div>
            <w:div w:id="1634797493">
              <w:marLeft w:val="0"/>
              <w:marRight w:val="0"/>
              <w:marTop w:val="0"/>
              <w:marBottom w:val="0"/>
              <w:divBdr>
                <w:top w:val="none" w:sz="0" w:space="0" w:color="auto"/>
                <w:left w:val="none" w:sz="0" w:space="0" w:color="auto"/>
                <w:bottom w:val="none" w:sz="0" w:space="0" w:color="auto"/>
                <w:right w:val="none" w:sz="0" w:space="0" w:color="auto"/>
              </w:divBdr>
            </w:div>
            <w:div w:id="1737892793">
              <w:marLeft w:val="0"/>
              <w:marRight w:val="0"/>
              <w:marTop w:val="0"/>
              <w:marBottom w:val="0"/>
              <w:divBdr>
                <w:top w:val="none" w:sz="0" w:space="0" w:color="auto"/>
                <w:left w:val="none" w:sz="0" w:space="0" w:color="auto"/>
                <w:bottom w:val="none" w:sz="0" w:space="0" w:color="auto"/>
                <w:right w:val="none" w:sz="0" w:space="0" w:color="auto"/>
              </w:divBdr>
            </w:div>
            <w:div w:id="1761752399">
              <w:marLeft w:val="0"/>
              <w:marRight w:val="0"/>
              <w:marTop w:val="0"/>
              <w:marBottom w:val="0"/>
              <w:divBdr>
                <w:top w:val="none" w:sz="0" w:space="0" w:color="auto"/>
                <w:left w:val="none" w:sz="0" w:space="0" w:color="auto"/>
                <w:bottom w:val="none" w:sz="0" w:space="0" w:color="auto"/>
                <w:right w:val="none" w:sz="0" w:space="0" w:color="auto"/>
              </w:divBdr>
            </w:div>
            <w:div w:id="1789424771">
              <w:marLeft w:val="0"/>
              <w:marRight w:val="0"/>
              <w:marTop w:val="0"/>
              <w:marBottom w:val="0"/>
              <w:divBdr>
                <w:top w:val="none" w:sz="0" w:space="0" w:color="auto"/>
                <w:left w:val="none" w:sz="0" w:space="0" w:color="auto"/>
                <w:bottom w:val="none" w:sz="0" w:space="0" w:color="auto"/>
                <w:right w:val="none" w:sz="0" w:space="0" w:color="auto"/>
              </w:divBdr>
            </w:div>
            <w:div w:id="1820724983">
              <w:marLeft w:val="0"/>
              <w:marRight w:val="0"/>
              <w:marTop w:val="0"/>
              <w:marBottom w:val="0"/>
              <w:divBdr>
                <w:top w:val="none" w:sz="0" w:space="0" w:color="auto"/>
                <w:left w:val="none" w:sz="0" w:space="0" w:color="auto"/>
                <w:bottom w:val="none" w:sz="0" w:space="0" w:color="auto"/>
                <w:right w:val="none" w:sz="0" w:space="0" w:color="auto"/>
              </w:divBdr>
            </w:div>
            <w:div w:id="1874807513">
              <w:marLeft w:val="0"/>
              <w:marRight w:val="0"/>
              <w:marTop w:val="0"/>
              <w:marBottom w:val="0"/>
              <w:divBdr>
                <w:top w:val="none" w:sz="0" w:space="0" w:color="auto"/>
                <w:left w:val="none" w:sz="0" w:space="0" w:color="auto"/>
                <w:bottom w:val="none" w:sz="0" w:space="0" w:color="auto"/>
                <w:right w:val="none" w:sz="0" w:space="0" w:color="auto"/>
              </w:divBdr>
            </w:div>
            <w:div w:id="1889683279">
              <w:marLeft w:val="0"/>
              <w:marRight w:val="0"/>
              <w:marTop w:val="0"/>
              <w:marBottom w:val="0"/>
              <w:divBdr>
                <w:top w:val="none" w:sz="0" w:space="0" w:color="auto"/>
                <w:left w:val="none" w:sz="0" w:space="0" w:color="auto"/>
                <w:bottom w:val="none" w:sz="0" w:space="0" w:color="auto"/>
                <w:right w:val="none" w:sz="0" w:space="0" w:color="auto"/>
              </w:divBdr>
            </w:div>
            <w:div w:id="1909220832">
              <w:marLeft w:val="0"/>
              <w:marRight w:val="0"/>
              <w:marTop w:val="0"/>
              <w:marBottom w:val="0"/>
              <w:divBdr>
                <w:top w:val="none" w:sz="0" w:space="0" w:color="auto"/>
                <w:left w:val="none" w:sz="0" w:space="0" w:color="auto"/>
                <w:bottom w:val="none" w:sz="0" w:space="0" w:color="auto"/>
                <w:right w:val="none" w:sz="0" w:space="0" w:color="auto"/>
              </w:divBdr>
            </w:div>
            <w:div w:id="1966964097">
              <w:marLeft w:val="0"/>
              <w:marRight w:val="0"/>
              <w:marTop w:val="0"/>
              <w:marBottom w:val="0"/>
              <w:divBdr>
                <w:top w:val="none" w:sz="0" w:space="0" w:color="auto"/>
                <w:left w:val="none" w:sz="0" w:space="0" w:color="auto"/>
                <w:bottom w:val="none" w:sz="0" w:space="0" w:color="auto"/>
                <w:right w:val="none" w:sz="0" w:space="0" w:color="auto"/>
              </w:divBdr>
            </w:div>
            <w:div w:id="2015449365">
              <w:marLeft w:val="0"/>
              <w:marRight w:val="0"/>
              <w:marTop w:val="0"/>
              <w:marBottom w:val="0"/>
              <w:divBdr>
                <w:top w:val="none" w:sz="0" w:space="0" w:color="auto"/>
                <w:left w:val="none" w:sz="0" w:space="0" w:color="auto"/>
                <w:bottom w:val="none" w:sz="0" w:space="0" w:color="auto"/>
                <w:right w:val="none" w:sz="0" w:space="0" w:color="auto"/>
              </w:divBdr>
            </w:div>
            <w:div w:id="2029478455">
              <w:marLeft w:val="0"/>
              <w:marRight w:val="0"/>
              <w:marTop w:val="0"/>
              <w:marBottom w:val="0"/>
              <w:divBdr>
                <w:top w:val="none" w:sz="0" w:space="0" w:color="auto"/>
                <w:left w:val="none" w:sz="0" w:space="0" w:color="auto"/>
                <w:bottom w:val="none" w:sz="0" w:space="0" w:color="auto"/>
                <w:right w:val="none" w:sz="0" w:space="0" w:color="auto"/>
              </w:divBdr>
            </w:div>
            <w:div w:id="2068644001">
              <w:marLeft w:val="0"/>
              <w:marRight w:val="0"/>
              <w:marTop w:val="0"/>
              <w:marBottom w:val="0"/>
              <w:divBdr>
                <w:top w:val="none" w:sz="0" w:space="0" w:color="auto"/>
                <w:left w:val="none" w:sz="0" w:space="0" w:color="auto"/>
                <w:bottom w:val="none" w:sz="0" w:space="0" w:color="auto"/>
                <w:right w:val="none" w:sz="0" w:space="0" w:color="auto"/>
              </w:divBdr>
            </w:div>
            <w:div w:id="2073771714">
              <w:marLeft w:val="0"/>
              <w:marRight w:val="0"/>
              <w:marTop w:val="0"/>
              <w:marBottom w:val="0"/>
              <w:divBdr>
                <w:top w:val="none" w:sz="0" w:space="0" w:color="auto"/>
                <w:left w:val="none" w:sz="0" w:space="0" w:color="auto"/>
                <w:bottom w:val="none" w:sz="0" w:space="0" w:color="auto"/>
                <w:right w:val="none" w:sz="0" w:space="0" w:color="auto"/>
              </w:divBdr>
            </w:div>
            <w:div w:id="21126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41539">
      <w:bodyDiv w:val="1"/>
      <w:marLeft w:val="0"/>
      <w:marRight w:val="0"/>
      <w:marTop w:val="0"/>
      <w:marBottom w:val="0"/>
      <w:divBdr>
        <w:top w:val="none" w:sz="0" w:space="0" w:color="auto"/>
        <w:left w:val="none" w:sz="0" w:space="0" w:color="auto"/>
        <w:bottom w:val="none" w:sz="0" w:space="0" w:color="auto"/>
        <w:right w:val="none" w:sz="0" w:space="0" w:color="auto"/>
      </w:divBdr>
    </w:div>
    <w:div w:id="1537815145">
      <w:bodyDiv w:val="1"/>
      <w:marLeft w:val="0"/>
      <w:marRight w:val="0"/>
      <w:marTop w:val="0"/>
      <w:marBottom w:val="0"/>
      <w:divBdr>
        <w:top w:val="none" w:sz="0" w:space="0" w:color="auto"/>
        <w:left w:val="none" w:sz="0" w:space="0" w:color="auto"/>
        <w:bottom w:val="none" w:sz="0" w:space="0" w:color="auto"/>
        <w:right w:val="none" w:sz="0" w:space="0" w:color="auto"/>
      </w:divBdr>
    </w:div>
    <w:div w:id="1540507505">
      <w:bodyDiv w:val="1"/>
      <w:marLeft w:val="0"/>
      <w:marRight w:val="0"/>
      <w:marTop w:val="0"/>
      <w:marBottom w:val="0"/>
      <w:divBdr>
        <w:top w:val="none" w:sz="0" w:space="0" w:color="auto"/>
        <w:left w:val="none" w:sz="0" w:space="0" w:color="auto"/>
        <w:bottom w:val="none" w:sz="0" w:space="0" w:color="auto"/>
        <w:right w:val="none" w:sz="0" w:space="0" w:color="auto"/>
      </w:divBdr>
    </w:div>
    <w:div w:id="1578829884">
      <w:bodyDiv w:val="1"/>
      <w:marLeft w:val="0"/>
      <w:marRight w:val="0"/>
      <w:marTop w:val="0"/>
      <w:marBottom w:val="0"/>
      <w:divBdr>
        <w:top w:val="none" w:sz="0" w:space="0" w:color="auto"/>
        <w:left w:val="none" w:sz="0" w:space="0" w:color="auto"/>
        <w:bottom w:val="none" w:sz="0" w:space="0" w:color="auto"/>
        <w:right w:val="none" w:sz="0" w:space="0" w:color="auto"/>
      </w:divBdr>
      <w:divsChild>
        <w:div w:id="1760328648">
          <w:marLeft w:val="0"/>
          <w:marRight w:val="0"/>
          <w:marTop w:val="0"/>
          <w:marBottom w:val="0"/>
          <w:divBdr>
            <w:top w:val="none" w:sz="0" w:space="0" w:color="auto"/>
            <w:left w:val="none" w:sz="0" w:space="0" w:color="auto"/>
            <w:bottom w:val="none" w:sz="0" w:space="0" w:color="auto"/>
            <w:right w:val="none" w:sz="0" w:space="0" w:color="auto"/>
          </w:divBdr>
          <w:divsChild>
            <w:div w:id="11533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76245">
      <w:bodyDiv w:val="1"/>
      <w:marLeft w:val="0"/>
      <w:marRight w:val="0"/>
      <w:marTop w:val="0"/>
      <w:marBottom w:val="0"/>
      <w:divBdr>
        <w:top w:val="none" w:sz="0" w:space="0" w:color="auto"/>
        <w:left w:val="none" w:sz="0" w:space="0" w:color="auto"/>
        <w:bottom w:val="none" w:sz="0" w:space="0" w:color="auto"/>
        <w:right w:val="none" w:sz="0" w:space="0" w:color="auto"/>
      </w:divBdr>
      <w:divsChild>
        <w:div w:id="1133134028">
          <w:marLeft w:val="0"/>
          <w:marRight w:val="0"/>
          <w:marTop w:val="0"/>
          <w:marBottom w:val="0"/>
          <w:divBdr>
            <w:top w:val="none" w:sz="0" w:space="0" w:color="auto"/>
            <w:left w:val="none" w:sz="0" w:space="0" w:color="auto"/>
            <w:bottom w:val="none" w:sz="0" w:space="0" w:color="auto"/>
            <w:right w:val="none" w:sz="0" w:space="0" w:color="auto"/>
          </w:divBdr>
          <w:divsChild>
            <w:div w:id="15718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3855">
      <w:bodyDiv w:val="1"/>
      <w:marLeft w:val="0"/>
      <w:marRight w:val="0"/>
      <w:marTop w:val="0"/>
      <w:marBottom w:val="0"/>
      <w:divBdr>
        <w:top w:val="none" w:sz="0" w:space="0" w:color="auto"/>
        <w:left w:val="none" w:sz="0" w:space="0" w:color="auto"/>
        <w:bottom w:val="none" w:sz="0" w:space="0" w:color="auto"/>
        <w:right w:val="none" w:sz="0" w:space="0" w:color="auto"/>
      </w:divBdr>
    </w:div>
    <w:div w:id="1627928049">
      <w:bodyDiv w:val="1"/>
      <w:marLeft w:val="0"/>
      <w:marRight w:val="0"/>
      <w:marTop w:val="0"/>
      <w:marBottom w:val="0"/>
      <w:divBdr>
        <w:top w:val="none" w:sz="0" w:space="0" w:color="auto"/>
        <w:left w:val="none" w:sz="0" w:space="0" w:color="auto"/>
        <w:bottom w:val="none" w:sz="0" w:space="0" w:color="auto"/>
        <w:right w:val="none" w:sz="0" w:space="0" w:color="auto"/>
      </w:divBdr>
    </w:div>
    <w:div w:id="1675373843">
      <w:bodyDiv w:val="1"/>
      <w:marLeft w:val="0"/>
      <w:marRight w:val="0"/>
      <w:marTop w:val="0"/>
      <w:marBottom w:val="0"/>
      <w:divBdr>
        <w:top w:val="none" w:sz="0" w:space="0" w:color="auto"/>
        <w:left w:val="none" w:sz="0" w:space="0" w:color="auto"/>
        <w:bottom w:val="none" w:sz="0" w:space="0" w:color="auto"/>
        <w:right w:val="none" w:sz="0" w:space="0" w:color="auto"/>
      </w:divBdr>
    </w:div>
    <w:div w:id="1685472786">
      <w:bodyDiv w:val="1"/>
      <w:marLeft w:val="0"/>
      <w:marRight w:val="0"/>
      <w:marTop w:val="0"/>
      <w:marBottom w:val="0"/>
      <w:divBdr>
        <w:top w:val="none" w:sz="0" w:space="0" w:color="auto"/>
        <w:left w:val="none" w:sz="0" w:space="0" w:color="auto"/>
        <w:bottom w:val="none" w:sz="0" w:space="0" w:color="auto"/>
        <w:right w:val="none" w:sz="0" w:space="0" w:color="auto"/>
      </w:divBdr>
    </w:div>
    <w:div w:id="1708992661">
      <w:bodyDiv w:val="1"/>
      <w:marLeft w:val="0"/>
      <w:marRight w:val="0"/>
      <w:marTop w:val="0"/>
      <w:marBottom w:val="0"/>
      <w:divBdr>
        <w:top w:val="none" w:sz="0" w:space="0" w:color="auto"/>
        <w:left w:val="none" w:sz="0" w:space="0" w:color="auto"/>
        <w:bottom w:val="none" w:sz="0" w:space="0" w:color="auto"/>
        <w:right w:val="none" w:sz="0" w:space="0" w:color="auto"/>
      </w:divBdr>
    </w:div>
    <w:div w:id="1711683002">
      <w:bodyDiv w:val="1"/>
      <w:marLeft w:val="0"/>
      <w:marRight w:val="0"/>
      <w:marTop w:val="0"/>
      <w:marBottom w:val="0"/>
      <w:divBdr>
        <w:top w:val="none" w:sz="0" w:space="0" w:color="auto"/>
        <w:left w:val="none" w:sz="0" w:space="0" w:color="auto"/>
        <w:bottom w:val="none" w:sz="0" w:space="0" w:color="auto"/>
        <w:right w:val="none" w:sz="0" w:space="0" w:color="auto"/>
      </w:divBdr>
    </w:div>
    <w:div w:id="1718312952">
      <w:bodyDiv w:val="1"/>
      <w:marLeft w:val="0"/>
      <w:marRight w:val="0"/>
      <w:marTop w:val="0"/>
      <w:marBottom w:val="0"/>
      <w:divBdr>
        <w:top w:val="none" w:sz="0" w:space="0" w:color="auto"/>
        <w:left w:val="none" w:sz="0" w:space="0" w:color="auto"/>
        <w:bottom w:val="none" w:sz="0" w:space="0" w:color="auto"/>
        <w:right w:val="none" w:sz="0" w:space="0" w:color="auto"/>
      </w:divBdr>
    </w:div>
    <w:div w:id="1741323153">
      <w:bodyDiv w:val="1"/>
      <w:marLeft w:val="0"/>
      <w:marRight w:val="0"/>
      <w:marTop w:val="0"/>
      <w:marBottom w:val="0"/>
      <w:divBdr>
        <w:top w:val="none" w:sz="0" w:space="0" w:color="auto"/>
        <w:left w:val="none" w:sz="0" w:space="0" w:color="auto"/>
        <w:bottom w:val="none" w:sz="0" w:space="0" w:color="auto"/>
        <w:right w:val="none" w:sz="0" w:space="0" w:color="auto"/>
      </w:divBdr>
      <w:divsChild>
        <w:div w:id="1367220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868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799716">
      <w:bodyDiv w:val="1"/>
      <w:marLeft w:val="0"/>
      <w:marRight w:val="0"/>
      <w:marTop w:val="0"/>
      <w:marBottom w:val="0"/>
      <w:divBdr>
        <w:top w:val="none" w:sz="0" w:space="0" w:color="auto"/>
        <w:left w:val="none" w:sz="0" w:space="0" w:color="auto"/>
        <w:bottom w:val="none" w:sz="0" w:space="0" w:color="auto"/>
        <w:right w:val="none" w:sz="0" w:space="0" w:color="auto"/>
      </w:divBdr>
    </w:div>
    <w:div w:id="1749158196">
      <w:bodyDiv w:val="1"/>
      <w:marLeft w:val="0"/>
      <w:marRight w:val="0"/>
      <w:marTop w:val="0"/>
      <w:marBottom w:val="0"/>
      <w:divBdr>
        <w:top w:val="none" w:sz="0" w:space="0" w:color="auto"/>
        <w:left w:val="none" w:sz="0" w:space="0" w:color="auto"/>
        <w:bottom w:val="none" w:sz="0" w:space="0" w:color="auto"/>
        <w:right w:val="none" w:sz="0" w:space="0" w:color="auto"/>
      </w:divBdr>
    </w:div>
    <w:div w:id="1757240358">
      <w:bodyDiv w:val="1"/>
      <w:marLeft w:val="0"/>
      <w:marRight w:val="0"/>
      <w:marTop w:val="0"/>
      <w:marBottom w:val="0"/>
      <w:divBdr>
        <w:top w:val="none" w:sz="0" w:space="0" w:color="auto"/>
        <w:left w:val="none" w:sz="0" w:space="0" w:color="auto"/>
        <w:bottom w:val="none" w:sz="0" w:space="0" w:color="auto"/>
        <w:right w:val="none" w:sz="0" w:space="0" w:color="auto"/>
      </w:divBdr>
      <w:divsChild>
        <w:div w:id="1162356488">
          <w:marLeft w:val="0"/>
          <w:marRight w:val="0"/>
          <w:marTop w:val="0"/>
          <w:marBottom w:val="0"/>
          <w:divBdr>
            <w:top w:val="none" w:sz="0" w:space="0" w:color="auto"/>
            <w:left w:val="none" w:sz="0" w:space="0" w:color="auto"/>
            <w:bottom w:val="none" w:sz="0" w:space="0" w:color="auto"/>
            <w:right w:val="none" w:sz="0" w:space="0" w:color="auto"/>
          </w:divBdr>
          <w:divsChild>
            <w:div w:id="1467892782">
              <w:marLeft w:val="0"/>
              <w:marRight w:val="0"/>
              <w:marTop w:val="0"/>
              <w:marBottom w:val="0"/>
              <w:divBdr>
                <w:top w:val="none" w:sz="0" w:space="0" w:color="auto"/>
                <w:left w:val="none" w:sz="0" w:space="0" w:color="auto"/>
                <w:bottom w:val="none" w:sz="0" w:space="0" w:color="auto"/>
                <w:right w:val="none" w:sz="0" w:space="0" w:color="auto"/>
              </w:divBdr>
            </w:div>
            <w:div w:id="20635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63990">
      <w:bodyDiv w:val="1"/>
      <w:marLeft w:val="0"/>
      <w:marRight w:val="0"/>
      <w:marTop w:val="0"/>
      <w:marBottom w:val="0"/>
      <w:divBdr>
        <w:top w:val="none" w:sz="0" w:space="0" w:color="auto"/>
        <w:left w:val="none" w:sz="0" w:space="0" w:color="auto"/>
        <w:bottom w:val="none" w:sz="0" w:space="0" w:color="auto"/>
        <w:right w:val="none" w:sz="0" w:space="0" w:color="auto"/>
      </w:divBdr>
    </w:div>
    <w:div w:id="1785271786">
      <w:bodyDiv w:val="1"/>
      <w:marLeft w:val="0"/>
      <w:marRight w:val="0"/>
      <w:marTop w:val="0"/>
      <w:marBottom w:val="0"/>
      <w:divBdr>
        <w:top w:val="none" w:sz="0" w:space="0" w:color="auto"/>
        <w:left w:val="none" w:sz="0" w:space="0" w:color="auto"/>
        <w:bottom w:val="none" w:sz="0" w:space="0" w:color="auto"/>
        <w:right w:val="none" w:sz="0" w:space="0" w:color="auto"/>
      </w:divBdr>
    </w:div>
    <w:div w:id="1788352644">
      <w:bodyDiv w:val="1"/>
      <w:marLeft w:val="0"/>
      <w:marRight w:val="0"/>
      <w:marTop w:val="0"/>
      <w:marBottom w:val="0"/>
      <w:divBdr>
        <w:top w:val="none" w:sz="0" w:space="0" w:color="auto"/>
        <w:left w:val="none" w:sz="0" w:space="0" w:color="auto"/>
        <w:bottom w:val="none" w:sz="0" w:space="0" w:color="auto"/>
        <w:right w:val="none" w:sz="0" w:space="0" w:color="auto"/>
      </w:divBdr>
      <w:divsChild>
        <w:div w:id="559752674">
          <w:marLeft w:val="0"/>
          <w:marRight w:val="0"/>
          <w:marTop w:val="0"/>
          <w:marBottom w:val="0"/>
          <w:divBdr>
            <w:top w:val="none" w:sz="0" w:space="0" w:color="auto"/>
            <w:left w:val="none" w:sz="0" w:space="0" w:color="auto"/>
            <w:bottom w:val="none" w:sz="0" w:space="0" w:color="auto"/>
            <w:right w:val="none" w:sz="0" w:space="0" w:color="auto"/>
          </w:divBdr>
          <w:divsChild>
            <w:div w:id="47719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50689">
      <w:bodyDiv w:val="1"/>
      <w:marLeft w:val="0"/>
      <w:marRight w:val="0"/>
      <w:marTop w:val="0"/>
      <w:marBottom w:val="0"/>
      <w:divBdr>
        <w:top w:val="none" w:sz="0" w:space="0" w:color="auto"/>
        <w:left w:val="none" w:sz="0" w:space="0" w:color="auto"/>
        <w:bottom w:val="none" w:sz="0" w:space="0" w:color="auto"/>
        <w:right w:val="none" w:sz="0" w:space="0" w:color="auto"/>
      </w:divBdr>
    </w:div>
    <w:div w:id="1804545224">
      <w:bodyDiv w:val="1"/>
      <w:marLeft w:val="0"/>
      <w:marRight w:val="0"/>
      <w:marTop w:val="0"/>
      <w:marBottom w:val="0"/>
      <w:divBdr>
        <w:top w:val="none" w:sz="0" w:space="0" w:color="auto"/>
        <w:left w:val="none" w:sz="0" w:space="0" w:color="auto"/>
        <w:bottom w:val="none" w:sz="0" w:space="0" w:color="auto"/>
        <w:right w:val="none" w:sz="0" w:space="0" w:color="auto"/>
      </w:divBdr>
    </w:div>
    <w:div w:id="1823429962">
      <w:bodyDiv w:val="1"/>
      <w:marLeft w:val="0"/>
      <w:marRight w:val="0"/>
      <w:marTop w:val="0"/>
      <w:marBottom w:val="0"/>
      <w:divBdr>
        <w:top w:val="none" w:sz="0" w:space="0" w:color="auto"/>
        <w:left w:val="none" w:sz="0" w:space="0" w:color="auto"/>
        <w:bottom w:val="none" w:sz="0" w:space="0" w:color="auto"/>
        <w:right w:val="none" w:sz="0" w:space="0" w:color="auto"/>
      </w:divBdr>
    </w:div>
    <w:div w:id="1846506447">
      <w:bodyDiv w:val="1"/>
      <w:marLeft w:val="0"/>
      <w:marRight w:val="0"/>
      <w:marTop w:val="0"/>
      <w:marBottom w:val="0"/>
      <w:divBdr>
        <w:top w:val="none" w:sz="0" w:space="0" w:color="auto"/>
        <w:left w:val="none" w:sz="0" w:space="0" w:color="auto"/>
        <w:bottom w:val="none" w:sz="0" w:space="0" w:color="auto"/>
        <w:right w:val="none" w:sz="0" w:space="0" w:color="auto"/>
      </w:divBdr>
    </w:div>
    <w:div w:id="1854029394">
      <w:bodyDiv w:val="1"/>
      <w:marLeft w:val="0"/>
      <w:marRight w:val="0"/>
      <w:marTop w:val="0"/>
      <w:marBottom w:val="0"/>
      <w:divBdr>
        <w:top w:val="none" w:sz="0" w:space="0" w:color="auto"/>
        <w:left w:val="none" w:sz="0" w:space="0" w:color="auto"/>
        <w:bottom w:val="none" w:sz="0" w:space="0" w:color="auto"/>
        <w:right w:val="none" w:sz="0" w:space="0" w:color="auto"/>
      </w:divBdr>
    </w:div>
    <w:div w:id="1876388261">
      <w:bodyDiv w:val="1"/>
      <w:marLeft w:val="0"/>
      <w:marRight w:val="0"/>
      <w:marTop w:val="0"/>
      <w:marBottom w:val="0"/>
      <w:divBdr>
        <w:top w:val="none" w:sz="0" w:space="0" w:color="auto"/>
        <w:left w:val="none" w:sz="0" w:space="0" w:color="auto"/>
        <w:bottom w:val="none" w:sz="0" w:space="0" w:color="auto"/>
        <w:right w:val="none" w:sz="0" w:space="0" w:color="auto"/>
      </w:divBdr>
    </w:div>
    <w:div w:id="1885555510">
      <w:bodyDiv w:val="1"/>
      <w:marLeft w:val="0"/>
      <w:marRight w:val="0"/>
      <w:marTop w:val="0"/>
      <w:marBottom w:val="0"/>
      <w:divBdr>
        <w:top w:val="none" w:sz="0" w:space="0" w:color="auto"/>
        <w:left w:val="none" w:sz="0" w:space="0" w:color="auto"/>
        <w:bottom w:val="none" w:sz="0" w:space="0" w:color="auto"/>
        <w:right w:val="none" w:sz="0" w:space="0" w:color="auto"/>
      </w:divBdr>
    </w:div>
    <w:div w:id="1897467829">
      <w:bodyDiv w:val="1"/>
      <w:marLeft w:val="0"/>
      <w:marRight w:val="0"/>
      <w:marTop w:val="0"/>
      <w:marBottom w:val="0"/>
      <w:divBdr>
        <w:top w:val="none" w:sz="0" w:space="0" w:color="auto"/>
        <w:left w:val="none" w:sz="0" w:space="0" w:color="auto"/>
        <w:bottom w:val="none" w:sz="0" w:space="0" w:color="auto"/>
        <w:right w:val="none" w:sz="0" w:space="0" w:color="auto"/>
      </w:divBdr>
    </w:div>
    <w:div w:id="1932421725">
      <w:bodyDiv w:val="1"/>
      <w:marLeft w:val="0"/>
      <w:marRight w:val="0"/>
      <w:marTop w:val="0"/>
      <w:marBottom w:val="0"/>
      <w:divBdr>
        <w:top w:val="none" w:sz="0" w:space="0" w:color="auto"/>
        <w:left w:val="none" w:sz="0" w:space="0" w:color="auto"/>
        <w:bottom w:val="none" w:sz="0" w:space="0" w:color="auto"/>
        <w:right w:val="none" w:sz="0" w:space="0" w:color="auto"/>
      </w:divBdr>
    </w:div>
    <w:div w:id="1938252525">
      <w:bodyDiv w:val="1"/>
      <w:marLeft w:val="0"/>
      <w:marRight w:val="0"/>
      <w:marTop w:val="0"/>
      <w:marBottom w:val="0"/>
      <w:divBdr>
        <w:top w:val="none" w:sz="0" w:space="0" w:color="auto"/>
        <w:left w:val="none" w:sz="0" w:space="0" w:color="auto"/>
        <w:bottom w:val="none" w:sz="0" w:space="0" w:color="auto"/>
        <w:right w:val="none" w:sz="0" w:space="0" w:color="auto"/>
      </w:divBdr>
      <w:divsChild>
        <w:div w:id="939531145">
          <w:marLeft w:val="0"/>
          <w:marRight w:val="0"/>
          <w:marTop w:val="0"/>
          <w:marBottom w:val="0"/>
          <w:divBdr>
            <w:top w:val="none" w:sz="0" w:space="0" w:color="auto"/>
            <w:left w:val="none" w:sz="0" w:space="0" w:color="auto"/>
            <w:bottom w:val="none" w:sz="0" w:space="0" w:color="auto"/>
            <w:right w:val="none" w:sz="0" w:space="0" w:color="auto"/>
          </w:divBdr>
        </w:div>
      </w:divsChild>
    </w:div>
    <w:div w:id="1982079059">
      <w:bodyDiv w:val="1"/>
      <w:marLeft w:val="0"/>
      <w:marRight w:val="0"/>
      <w:marTop w:val="0"/>
      <w:marBottom w:val="0"/>
      <w:divBdr>
        <w:top w:val="none" w:sz="0" w:space="0" w:color="auto"/>
        <w:left w:val="none" w:sz="0" w:space="0" w:color="auto"/>
        <w:bottom w:val="none" w:sz="0" w:space="0" w:color="auto"/>
        <w:right w:val="none" w:sz="0" w:space="0" w:color="auto"/>
      </w:divBdr>
      <w:divsChild>
        <w:div w:id="556160970">
          <w:marLeft w:val="0"/>
          <w:marRight w:val="0"/>
          <w:marTop w:val="0"/>
          <w:marBottom w:val="0"/>
          <w:divBdr>
            <w:top w:val="none" w:sz="0" w:space="0" w:color="auto"/>
            <w:left w:val="none" w:sz="0" w:space="0" w:color="auto"/>
            <w:bottom w:val="none" w:sz="0" w:space="0" w:color="auto"/>
            <w:right w:val="none" w:sz="0" w:space="0" w:color="auto"/>
          </w:divBdr>
          <w:divsChild>
            <w:div w:id="175932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96682">
      <w:bodyDiv w:val="1"/>
      <w:marLeft w:val="0"/>
      <w:marRight w:val="0"/>
      <w:marTop w:val="0"/>
      <w:marBottom w:val="0"/>
      <w:divBdr>
        <w:top w:val="none" w:sz="0" w:space="0" w:color="auto"/>
        <w:left w:val="none" w:sz="0" w:space="0" w:color="auto"/>
        <w:bottom w:val="none" w:sz="0" w:space="0" w:color="auto"/>
        <w:right w:val="none" w:sz="0" w:space="0" w:color="auto"/>
      </w:divBdr>
      <w:divsChild>
        <w:div w:id="1105920834">
          <w:marLeft w:val="0"/>
          <w:marRight w:val="0"/>
          <w:marTop w:val="0"/>
          <w:marBottom w:val="0"/>
          <w:divBdr>
            <w:top w:val="none" w:sz="0" w:space="0" w:color="auto"/>
            <w:left w:val="none" w:sz="0" w:space="0" w:color="auto"/>
            <w:bottom w:val="none" w:sz="0" w:space="0" w:color="auto"/>
            <w:right w:val="none" w:sz="0" w:space="0" w:color="auto"/>
          </w:divBdr>
        </w:div>
      </w:divsChild>
    </w:div>
    <w:div w:id="1998537282">
      <w:bodyDiv w:val="1"/>
      <w:marLeft w:val="0"/>
      <w:marRight w:val="0"/>
      <w:marTop w:val="0"/>
      <w:marBottom w:val="0"/>
      <w:divBdr>
        <w:top w:val="none" w:sz="0" w:space="0" w:color="auto"/>
        <w:left w:val="none" w:sz="0" w:space="0" w:color="auto"/>
        <w:bottom w:val="none" w:sz="0" w:space="0" w:color="auto"/>
        <w:right w:val="none" w:sz="0" w:space="0" w:color="auto"/>
      </w:divBdr>
    </w:div>
    <w:div w:id="2007006520">
      <w:bodyDiv w:val="1"/>
      <w:marLeft w:val="0"/>
      <w:marRight w:val="0"/>
      <w:marTop w:val="0"/>
      <w:marBottom w:val="0"/>
      <w:divBdr>
        <w:top w:val="none" w:sz="0" w:space="0" w:color="auto"/>
        <w:left w:val="none" w:sz="0" w:space="0" w:color="auto"/>
        <w:bottom w:val="none" w:sz="0" w:space="0" w:color="auto"/>
        <w:right w:val="none" w:sz="0" w:space="0" w:color="auto"/>
      </w:divBdr>
    </w:div>
    <w:div w:id="2060275857">
      <w:bodyDiv w:val="1"/>
      <w:marLeft w:val="0"/>
      <w:marRight w:val="0"/>
      <w:marTop w:val="0"/>
      <w:marBottom w:val="0"/>
      <w:divBdr>
        <w:top w:val="none" w:sz="0" w:space="0" w:color="auto"/>
        <w:left w:val="none" w:sz="0" w:space="0" w:color="auto"/>
        <w:bottom w:val="none" w:sz="0" w:space="0" w:color="auto"/>
        <w:right w:val="none" w:sz="0" w:space="0" w:color="auto"/>
      </w:divBdr>
    </w:div>
    <w:div w:id="2086804190">
      <w:bodyDiv w:val="1"/>
      <w:marLeft w:val="0"/>
      <w:marRight w:val="0"/>
      <w:marTop w:val="0"/>
      <w:marBottom w:val="0"/>
      <w:divBdr>
        <w:top w:val="none" w:sz="0" w:space="0" w:color="auto"/>
        <w:left w:val="none" w:sz="0" w:space="0" w:color="auto"/>
        <w:bottom w:val="none" w:sz="0" w:space="0" w:color="auto"/>
        <w:right w:val="none" w:sz="0" w:space="0" w:color="auto"/>
      </w:divBdr>
    </w:div>
    <w:div w:id="2089958444">
      <w:bodyDiv w:val="1"/>
      <w:marLeft w:val="0"/>
      <w:marRight w:val="0"/>
      <w:marTop w:val="0"/>
      <w:marBottom w:val="0"/>
      <w:divBdr>
        <w:top w:val="none" w:sz="0" w:space="0" w:color="auto"/>
        <w:left w:val="none" w:sz="0" w:space="0" w:color="auto"/>
        <w:bottom w:val="none" w:sz="0" w:space="0" w:color="auto"/>
        <w:right w:val="none" w:sz="0" w:space="0" w:color="auto"/>
      </w:divBdr>
    </w:div>
    <w:div w:id="2100565110">
      <w:bodyDiv w:val="1"/>
      <w:marLeft w:val="0"/>
      <w:marRight w:val="0"/>
      <w:marTop w:val="0"/>
      <w:marBottom w:val="0"/>
      <w:divBdr>
        <w:top w:val="none" w:sz="0" w:space="0" w:color="auto"/>
        <w:left w:val="none" w:sz="0" w:space="0" w:color="auto"/>
        <w:bottom w:val="none" w:sz="0" w:space="0" w:color="auto"/>
        <w:right w:val="none" w:sz="0" w:space="0" w:color="auto"/>
      </w:divBdr>
      <w:divsChild>
        <w:div w:id="2129003387">
          <w:marLeft w:val="0"/>
          <w:marRight w:val="0"/>
          <w:marTop w:val="0"/>
          <w:marBottom w:val="0"/>
          <w:divBdr>
            <w:top w:val="none" w:sz="0" w:space="0" w:color="auto"/>
            <w:left w:val="none" w:sz="0" w:space="0" w:color="auto"/>
            <w:bottom w:val="none" w:sz="0" w:space="0" w:color="auto"/>
            <w:right w:val="none" w:sz="0" w:space="0" w:color="auto"/>
          </w:divBdr>
          <w:divsChild>
            <w:div w:id="191772156">
              <w:marLeft w:val="0"/>
              <w:marRight w:val="0"/>
              <w:marTop w:val="0"/>
              <w:marBottom w:val="0"/>
              <w:divBdr>
                <w:top w:val="none" w:sz="0" w:space="0" w:color="auto"/>
                <w:left w:val="none" w:sz="0" w:space="0" w:color="auto"/>
                <w:bottom w:val="none" w:sz="0" w:space="0" w:color="auto"/>
                <w:right w:val="none" w:sz="0" w:space="0" w:color="auto"/>
              </w:divBdr>
            </w:div>
            <w:div w:id="3077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84731">
      <w:bodyDiv w:val="1"/>
      <w:marLeft w:val="0"/>
      <w:marRight w:val="0"/>
      <w:marTop w:val="0"/>
      <w:marBottom w:val="0"/>
      <w:divBdr>
        <w:top w:val="none" w:sz="0" w:space="0" w:color="auto"/>
        <w:left w:val="none" w:sz="0" w:space="0" w:color="auto"/>
        <w:bottom w:val="none" w:sz="0" w:space="0" w:color="auto"/>
        <w:right w:val="none" w:sz="0" w:space="0" w:color="auto"/>
      </w:divBdr>
      <w:divsChild>
        <w:div w:id="1891838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705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034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image" Target="media/image9.png" Id="rId26" /><Relationship Type="http://schemas.openxmlformats.org/officeDocument/2006/relationships/customXml" Target="../customXml/item3.xml" Id="rId3" /><Relationship Type="http://schemas.openxmlformats.org/officeDocument/2006/relationships/hyperlink" Target="https://apcdeloitte.sharepoint.com/:x:/r/sites/MBBNGA/Shared%20Documents/General/03%20Design/02.%20Domain%20Design/CEP/DDD/Component/CMS/CEP_CMS_DDD_Configuration_Design_v1.0.xlsx?d=w343ae9e018924f5dbfad9482d82c6de5&amp;csf=1&amp;web=1&amp;e=4heVRV" TargetMode="Externa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image" Target="media/image3.png" Id="rId17" /><Relationship Type="http://schemas.openxmlformats.org/officeDocument/2006/relationships/image" Target="media/image8.png" Id="rId25" /><Relationship Type="http://schemas.openxmlformats.org/officeDocument/2006/relationships/customXml" Target="../customXml/item2.xml" Id="rId2" /><Relationship Type="http://schemas.openxmlformats.org/officeDocument/2006/relationships/image" Target="media/image2.png" Id="rId16" /><Relationship Type="http://schemas.microsoft.com/office/2011/relationships/people" Target="peop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image" Target="media/image7.png" Id="rId24" /><Relationship Type="http://schemas.microsoft.com/office/2020/10/relationships/intelligence" Target="intelligence2.xml" Id="rId32"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footer" Target="footer1.xml"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image" Target="media/image5.png" Id="rId19" /><Relationship Type="http://schemas.microsoft.com/office/2019/05/relationships/documenttasks" Target="documenttasks/documenttasks1.xml"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yperlink" Target="https://apcdeloitte.sharepoint.com/:x:/r/sites/MBBNGA/Shared%20Documents/General/03%20Design/02.%20Domain%20Design/CEP/DDD/Component/CMS/CEP_CMS_DDD_API_Design_v1.0.xlsx?d=w50bbe07e9e47499da1f7e2d9c14a6b8c&amp;csf=1&amp;web=1&amp;e=41R041" TargetMode="External" Id="rId22" /><Relationship Type="http://schemas.openxmlformats.org/officeDocument/2006/relationships/image" Target="media/image10.png" Id="rId27" /><Relationship Type="http://schemas.openxmlformats.org/officeDocument/2006/relationships/theme" Target="theme/theme1.xml" Id="rId30" /><Relationship Type="http://schemas.openxmlformats.org/officeDocument/2006/relationships/image" Target="/media/imageb.png" Id="rId1762517123" /><Relationship Type="http://schemas.openxmlformats.org/officeDocument/2006/relationships/image" Target="/media/imagec.png" Id="rId636874397" /></Relationships>
</file>

<file path=word/documenttasks/documenttasks1.xml><?xml version="1.0" encoding="utf-8"?>
<t:Tasks xmlns:t="http://schemas.microsoft.com/office/tasks/2019/documenttasks" xmlns:oel="http://schemas.microsoft.com/office/2019/extlst">
  <t:Task id="{8A2B5028-FEBC-47A0-8516-427E12F0BE19}">
    <t:Anchor>
      <t:Comment id="1730884579"/>
    </t:Anchor>
    <t:History>
      <t:Event id="{D0631AA5-715B-423E-8198-D4F8AF31FB65}" time="2026-03-11T08:47:30.182Z">
        <t:Attribution userId="S::danpearson@deloitte.com::8347624c-548a-4261-a5c0-cbbe669ad13e" userProvider="AD" userName="Pearson, Daniel Martyn"/>
        <t:Anchor>
          <t:Comment id="1730884579"/>
        </t:Anchor>
        <t:Create/>
      </t:Event>
      <t:Event id="{CDC9EC7A-8259-4934-AB6D-CDD64164DF4C}" time="2026-03-11T08:47:30.182Z">
        <t:Attribution userId="S::danpearson@deloitte.com::8347624c-548a-4261-a5c0-cbbe669ad13e" userProvider="AD" userName="Pearson, Daniel Martyn"/>
        <t:Anchor>
          <t:Comment id="1730884579"/>
        </t:Anchor>
        <t:Assign userId="S::hihakim@deloitte.com::d5f8458b-deb6-431e-b277-fdf96a877747" userProvider="AD" userName="Hakim, Hirzan Jundi Al"/>
      </t:Event>
      <t:Event id="{9549AA88-0B33-46B0-BCB1-42BAA4E92C87}" time="2026-03-11T08:47:30.182Z">
        <t:Attribution userId="S::danpearson@deloitte.com::8347624c-548a-4261-a5c0-cbbe669ad13e" userProvider="AD" userName="Pearson, Daniel Martyn"/>
        <t:Anchor>
          <t:Comment id="1730884579"/>
        </t:Anchor>
        <t:SetTitle title="@Hakim, Hirzan Jundi Al we should use the ISO standard for locale if possible. Please check. (e.g en_MY, id_ID)"/>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8ca0028-d944-4b54-a24a-33c956642033">
      <Terms xmlns="http://schemas.microsoft.com/office/infopath/2007/PartnerControls"/>
    </lcf76f155ced4ddcb4097134ff3c332f>
    <TaxCatchAll xmlns="aef3f498-749b-43cd-ac3b-f8654dcba8c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A3C49B5B8A2D749BAFDCDB853B21597" ma:contentTypeVersion="12" ma:contentTypeDescription="Create a new document." ma:contentTypeScope="" ma:versionID="a6cc039eb631fd7d2f6ba3af9d26378a">
  <xsd:schema xmlns:xsd="http://www.w3.org/2001/XMLSchema" xmlns:xs="http://www.w3.org/2001/XMLSchema" xmlns:p="http://schemas.microsoft.com/office/2006/metadata/properties" xmlns:ns2="88ca0028-d944-4b54-a24a-33c956642033" xmlns:ns3="aef3f498-749b-43cd-ac3b-f8654dcba8c2" targetNamespace="http://schemas.microsoft.com/office/2006/metadata/properties" ma:root="true" ma:fieldsID="d362f1f0b652b2f2d438f5707b209cbb" ns2:_="" ns3:_="">
    <xsd:import namespace="88ca0028-d944-4b54-a24a-33c956642033"/>
    <xsd:import namespace="aef3f498-749b-43cd-ac3b-f8654dcba8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a0028-d944-4b54-a24a-33c9566420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f3f498-749b-43cd-ac3b-f8654dcba8c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c93b2a-8661-4444-939a-2cf5c9f51721}" ma:internalName="TaxCatchAll" ma:showField="CatchAllData" ma:web="aef3f498-749b-43cd-ac3b-f8654dcba8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7D58A4-4EA8-49A6-8930-0B77F91D5ED3}">
  <ds:schemaRefs>
    <ds:schemaRef ds:uri="http://schemas.openxmlformats.org/officeDocument/2006/bibliography"/>
  </ds:schemaRefs>
</ds:datastoreItem>
</file>

<file path=customXml/itemProps2.xml><?xml version="1.0" encoding="utf-8"?>
<ds:datastoreItem xmlns:ds="http://schemas.openxmlformats.org/officeDocument/2006/customXml" ds:itemID="{57A89B89-2AEA-4C1B-9F1F-70A4C6579CF3}">
  <ds:schemaRefs>
    <ds:schemaRef ds:uri="http://schemas.microsoft.com/office/2006/metadata/properties"/>
    <ds:schemaRef ds:uri="http://schemas.microsoft.com/office/infopath/2007/PartnerControls"/>
    <ds:schemaRef ds:uri="88ca0028-d944-4b54-a24a-33c956642033"/>
    <ds:schemaRef ds:uri="aef3f498-749b-43cd-ac3b-f8654dcba8c2"/>
  </ds:schemaRefs>
</ds:datastoreItem>
</file>

<file path=customXml/itemProps3.xml><?xml version="1.0" encoding="utf-8"?>
<ds:datastoreItem xmlns:ds="http://schemas.openxmlformats.org/officeDocument/2006/customXml" ds:itemID="{204E8D34-2546-4CF1-9B12-82DDAE1F5903}">
  <ds:schemaRefs>
    <ds:schemaRef ds:uri="http://schemas.microsoft.com/sharepoint/v3/contenttype/forms"/>
  </ds:schemaRefs>
</ds:datastoreItem>
</file>

<file path=customXml/itemProps4.xml><?xml version="1.0" encoding="utf-8"?>
<ds:datastoreItem xmlns:ds="http://schemas.openxmlformats.org/officeDocument/2006/customXml" ds:itemID="{E499CEC1-04E0-43AE-8834-DD8B202002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a0028-d944-4b54-a24a-33c956642033"/>
    <ds:schemaRef ds:uri="aef3f498-749b-43cd-ac3b-f8654dcba8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Halimi, Edwin Suryaputra</dc:creator>
  <keywords/>
  <dc:description/>
  <lastModifiedBy>Riztyan, Andra</lastModifiedBy>
  <revision>471</revision>
  <dcterms:created xsi:type="dcterms:W3CDTF">2026-04-21T23:01:00.0000000Z</dcterms:created>
  <dcterms:modified xsi:type="dcterms:W3CDTF">2026-06-23T06:53:00.9606923Z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0x0101005A3C49B5B8A2D749BAFDCDB853B21597</vt:lpwstr>
  </property>
  <property fmtid="{D5CDD505-2E9C-101B-9397-08002B2CF9AE}" pid="3" name="docLang">
    <vt:lpwstr>en</vt:lpwstr>
  </property>
  <property fmtid="{D5CDD505-2E9C-101B-9397-08002B2CF9AE}" pid="4" name="MediaServiceImageTags">
    <vt:lpwstr/>
  </property>
</Properties>
</file>